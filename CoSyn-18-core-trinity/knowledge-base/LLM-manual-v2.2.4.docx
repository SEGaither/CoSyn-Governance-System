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E53C" w14:textId="77777777" w:rsidR="003515BF" w:rsidRDefault="00000000">
      <w:pPr>
        <w:spacing w:before="720" w:after="80"/>
        <w:jc w:val="center"/>
      </w:pPr>
      <w:r>
        <w:rPr>
          <w:rFonts w:ascii="Aptos Display" w:hAnsi="Aptos Display"/>
          <w:b/>
          <w:color w:val="FF0000"/>
          <w:sz w:val="56"/>
        </w:rPr>
        <w:t>CHATGPT</w:t>
      </w:r>
    </w:p>
    <w:p w14:paraId="420AD4A3" w14:textId="77777777" w:rsidR="003515BF" w:rsidRDefault="00000000">
      <w:pPr>
        <w:spacing w:after="160"/>
        <w:jc w:val="center"/>
      </w:pPr>
      <w:r>
        <w:rPr>
          <w:b/>
          <w:color w:val="FF0000"/>
          <w:sz w:val="34"/>
        </w:rPr>
        <w:t>IS MORE THAN A</w:t>
      </w:r>
    </w:p>
    <w:p w14:paraId="348C40A4" w14:textId="77777777" w:rsidR="003515BF" w:rsidRDefault="00000000">
      <w:pPr>
        <w:spacing w:after="0"/>
        <w:jc w:val="center"/>
      </w:pPr>
      <w:r>
        <w:rPr>
          <w:rFonts w:ascii="Aptos Display" w:hAnsi="Aptos Display"/>
          <w:b/>
          <w:color w:val="FF0000"/>
          <w:sz w:val="68"/>
        </w:rPr>
        <w:t>SOUPED-UP</w:t>
      </w:r>
    </w:p>
    <w:p w14:paraId="03989BBD" w14:textId="77777777" w:rsidR="003515BF" w:rsidRDefault="00000000">
      <w:pPr>
        <w:spacing w:after="360"/>
        <w:jc w:val="center"/>
      </w:pPr>
      <w:r>
        <w:rPr>
          <w:rFonts w:ascii="Aptos Display" w:hAnsi="Aptos Display"/>
          <w:b/>
          <w:color w:val="FF0000"/>
          <w:sz w:val="60"/>
        </w:rPr>
        <w:t>“GOOGLE IT”</w:t>
      </w:r>
    </w:p>
    <w:p w14:paraId="109B5211" w14:textId="77777777" w:rsidR="003515BF" w:rsidRPr="007A19BD" w:rsidRDefault="00000000">
      <w:pPr>
        <w:spacing w:after="0"/>
        <w:jc w:val="center"/>
      </w:pPr>
      <w:r w:rsidRPr="006E4047">
        <w:rPr>
          <w:color w:val="FF0000"/>
          <w:sz w:val="26"/>
        </w:rPr>
        <w:t>Learn to use ChatGPT and other AI assistants</w:t>
      </w:r>
    </w:p>
    <w:p w14:paraId="31A816B1" w14:textId="77777777" w:rsidR="003515BF" w:rsidRPr="007A19BD" w:rsidRDefault="00000000">
      <w:pPr>
        <w:spacing w:after="0"/>
        <w:jc w:val="center"/>
      </w:pPr>
      <w:r w:rsidRPr="006E4047">
        <w:rPr>
          <w:color w:val="FF0000"/>
          <w:sz w:val="26"/>
        </w:rPr>
        <w:t>to think through real work, compare options,</w:t>
      </w:r>
    </w:p>
    <w:p w14:paraId="187B46D7" w14:textId="77777777" w:rsidR="003515BF" w:rsidRPr="007A19BD" w:rsidRDefault="00000000">
      <w:pPr>
        <w:spacing w:after="360"/>
        <w:jc w:val="center"/>
      </w:pPr>
      <w:r w:rsidRPr="006E4047">
        <w:rPr>
          <w:color w:val="FF0000"/>
          <w:sz w:val="26"/>
        </w:rPr>
        <w:t>create, verify, and solve problems.</w:t>
      </w:r>
    </w:p>
    <w:p w14:paraId="4C5964F8" w14:textId="77777777" w:rsidR="003515BF" w:rsidRDefault="00000000">
      <w:pPr>
        <w:spacing w:after="40"/>
        <w:jc w:val="center"/>
      </w:pPr>
      <w:r>
        <w:rPr>
          <w:rFonts w:ascii="Aptos Display" w:hAnsi="Aptos Display"/>
          <w:b/>
          <w:color w:val="FF0000"/>
          <w:sz w:val="48"/>
        </w:rPr>
        <w:t>CoSyn</w:t>
      </w:r>
    </w:p>
    <w:p w14:paraId="1C836725" w14:textId="77777777" w:rsidR="003515BF" w:rsidRDefault="00000000">
      <w:pPr>
        <w:spacing w:after="280"/>
        <w:jc w:val="center"/>
      </w:pPr>
      <w:r>
        <w:rPr>
          <w:b/>
          <w:color w:val="FF0000"/>
          <w:sz w:val="28"/>
        </w:rPr>
        <w:t xml:space="preserve">CO-SYNTHESIS </w:t>
      </w:r>
      <w:r w:rsidR="006E4047">
        <w:rPr>
          <w:b/>
          <w:color w:val="FF0000"/>
          <w:sz w:val="28"/>
        </w:rPr>
        <w:t>OF THOUGHT</w:t>
      </w:r>
    </w:p>
    <w:p w14:paraId="7818C33D" w14:textId="77777777" w:rsidR="003515BF" w:rsidRDefault="00000000">
      <w:pPr>
        <w:spacing w:after="0"/>
        <w:jc w:val="center"/>
      </w:pPr>
      <w:r>
        <w:rPr>
          <w:b/>
          <w:color w:val="FF0000"/>
          <w:sz w:val="26"/>
        </w:rPr>
        <w:t>A PRACTICAL OPERATING MANUAL</w:t>
      </w:r>
    </w:p>
    <w:p w14:paraId="69070254" w14:textId="77777777" w:rsidR="003515BF" w:rsidRDefault="00000000">
      <w:pPr>
        <w:spacing w:after="320"/>
        <w:jc w:val="center"/>
        <w:rPr>
          <w:b/>
          <w:sz w:val="26"/>
        </w:rPr>
      </w:pPr>
      <w:r>
        <w:rPr>
          <w:b/>
          <w:color w:val="FF0000"/>
          <w:sz w:val="26"/>
        </w:rPr>
        <w:t>FOR HUMAN-AI COLLABORATION</w:t>
      </w:r>
    </w:p>
    <w:p w14:paraId="4CF1446E" w14:textId="77777777" w:rsidR="007A19BD" w:rsidRDefault="007A19BD">
      <w:pPr>
        <w:spacing w:after="320"/>
        <w:jc w:val="center"/>
        <w:rPr>
          <w:b/>
          <w:sz w:val="26"/>
        </w:rPr>
      </w:pPr>
      <w:r>
        <w:rPr>
          <w:b/>
          <w:color w:val="FF0000"/>
          <w:sz w:val="26"/>
        </w:rPr>
        <w:t>Personal Home Use</w:t>
      </w:r>
    </w:p>
    <w:p w14:paraId="5EDB09B9" w14:textId="77777777" w:rsidR="007A19BD" w:rsidRDefault="007A19BD">
      <w:pPr>
        <w:spacing w:after="320"/>
        <w:jc w:val="center"/>
      </w:pPr>
      <w:r>
        <w:rPr>
          <w:b/>
          <w:color w:val="FF0000"/>
          <w:sz w:val="26"/>
        </w:rPr>
        <w:t>Volumes 1 and 2</w:t>
      </w:r>
    </w:p>
    <w:p w14:paraId="1410EF47" w14:textId="77777777" w:rsidR="003515BF" w:rsidRDefault="00000000">
      <w:pPr>
        <w:spacing w:after="0"/>
        <w:jc w:val="center"/>
      </w:pPr>
      <w:r>
        <w:rPr>
          <w:color w:val="FF0000"/>
          <w:sz w:val="24"/>
        </w:rPr>
        <w:t xml:space="preserve">A </w:t>
      </w:r>
      <w:r w:rsidR="007A19BD">
        <w:rPr>
          <w:color w:val="FF0000"/>
          <w:sz w:val="24"/>
        </w:rPr>
        <w:t xml:space="preserve">home users </w:t>
      </w:r>
      <w:r>
        <w:rPr>
          <w:color w:val="FF0000"/>
          <w:sz w:val="24"/>
        </w:rPr>
        <w:t>guide to working with AI</w:t>
      </w:r>
    </w:p>
    <w:p w14:paraId="68B82DF0" w14:textId="77777777" w:rsidR="003515BF" w:rsidRDefault="00000000">
      <w:pPr>
        <w:spacing w:after="480"/>
        <w:jc w:val="center"/>
      </w:pPr>
      <w:r>
        <w:rPr>
          <w:color w:val="FF0000"/>
          <w:sz w:val="24"/>
        </w:rPr>
        <w:t>while keeping the human in control.</w:t>
      </w:r>
    </w:p>
    <w:p w14:paraId="7CC74466" w14:textId="77777777" w:rsidR="003515BF" w:rsidRDefault="00000000">
      <w:pPr>
        <w:spacing w:after="0"/>
        <w:jc w:val="center"/>
      </w:pPr>
      <w:r>
        <w:rPr>
          <w:b/>
          <w:sz w:val="28"/>
        </w:rPr>
        <w:t>SHANE E. GAITHER</w:t>
      </w:r>
      <w:r>
        <w:br w:type="page"/>
      </w:r>
    </w:p>
    <w:p w14:paraId="0397F2B2" w14:textId="77777777" w:rsidR="003515BF" w:rsidRDefault="003515BF">
      <w:pPr>
        <w:spacing w:before="2600" w:after="0"/>
        <w:jc w:val="center"/>
      </w:pPr>
    </w:p>
    <w:p w14:paraId="77465108" w14:textId="77777777" w:rsidR="003515BF" w:rsidRDefault="00000000">
      <w:pPr>
        <w:spacing w:after="200"/>
        <w:jc w:val="center"/>
      </w:pPr>
      <w:r>
        <w:rPr>
          <w:b/>
          <w:sz w:val="24"/>
        </w:rPr>
        <w:t>Copyright © 2026 Shane Gaither</w:t>
      </w:r>
    </w:p>
    <w:p w14:paraId="5F9F8CDA" w14:textId="77777777" w:rsidR="003515BF" w:rsidRDefault="00000000">
      <w:pPr>
        <w:spacing w:after="0"/>
        <w:jc w:val="center"/>
        <w:rPr>
          <w:ins w:id="0" w:author="Shane Gaither" w:date="2026-08-18T16:15:00Z" w16du:dateUtc="2026-08-18T21:15:00Z"/>
        </w:rPr>
      </w:pPr>
      <w:r>
        <w:t>All rights reserved.</w:t>
      </w:r>
    </w:p>
    <w:p w14:paraId="5821CA4E" w14:textId="77777777" w:rsidR="00056EDF" w:rsidRDefault="00056EDF">
      <w:pPr>
        <w:spacing w:after="0"/>
        <w:jc w:val="center"/>
      </w:pPr>
    </w:p>
    <w:p w14:paraId="06EB653C" w14:textId="77777777" w:rsidR="00403725" w:rsidRDefault="00000000" w:rsidP="00056EDF">
      <w:pPr>
        <w:spacing w:line="480" w:lineRule="auto"/>
        <w:pPrChange w:id="1" w:author="Shane Gaither" w:date="2026-08-18T16:15:00Z" w16du:dateUtc="2026-08-18T21:15:00Z">
          <w:pPr/>
        </w:pPrChange>
      </w:pPr>
      <w:r>
        <w:rPr>
          <w:color w:val="0000FF"/>
        </w:rPr>
        <w:t>No part of this publication may be reproduced, stored in a retrieval system, or transmitted in any form or by any means without prior written permission of the copyright owner, except for brief quotations used in reviews, criticism, scholarship, or as otherwise permitted by law.</w:t>
      </w:r>
    </w:p>
    <w:p w14:paraId="0F9760B4" w14:textId="77777777" w:rsidR="00403725" w:rsidRDefault="00000000" w:rsidP="00056EDF">
      <w:pPr>
        <w:spacing w:line="480" w:lineRule="auto"/>
        <w:pPrChange w:id="2" w:author="Shane Gaither" w:date="2026-08-18T16:15:00Z" w16du:dateUtc="2026-08-18T21:15:00Z">
          <w:pPr/>
        </w:pPrChange>
      </w:pPr>
      <w:r>
        <w:rPr>
          <w:color w:val="0000FF"/>
        </w:rPr>
        <w:t>This book is provided for informational and educational purposes. AI products, features, interfaces, privacy controls, and provider policies can change; verify current product documentation when a current feature or policy matters.</w:t>
      </w:r>
    </w:p>
    <w:p w14:paraId="3D658BD1" w14:textId="77777777" w:rsidR="00403725" w:rsidRDefault="00000000" w:rsidP="00056EDF">
      <w:pPr>
        <w:spacing w:line="480" w:lineRule="auto"/>
        <w:pPrChange w:id="3" w:author="Shane Gaither" w:date="2026-08-18T16:15:00Z" w16du:dateUtc="2026-08-18T21:15:00Z">
          <w:pPr/>
        </w:pPrChange>
      </w:pPr>
      <w:r>
        <w:rPr>
          <w:color w:val="0000FF"/>
        </w:rPr>
        <w:t>Product and company names are used for identification and educational reference. They may be trademarks of their respective owners. Their use does not imply sponsorship or endorsement.</w:t>
      </w:r>
    </w:p>
    <w:p w14:paraId="7BB1B421" w14:textId="77777777" w:rsidR="007A19BD" w:rsidRDefault="007A19BD">
      <w:pPr>
        <w:spacing w:after="0"/>
        <w:jc w:val="center"/>
      </w:pPr>
    </w:p>
    <w:p w14:paraId="6B5842B5" w14:textId="77777777" w:rsidR="007A19BD" w:rsidRDefault="007A19BD">
      <w:pPr>
        <w:spacing w:after="0"/>
        <w:jc w:val="center"/>
      </w:pPr>
    </w:p>
    <w:p w14:paraId="3404092C" w14:textId="77777777" w:rsidR="003515BF" w:rsidRDefault="003515BF">
      <w:pPr>
        <w:spacing w:before="5600" w:after="0"/>
        <w:jc w:val="center"/>
      </w:pPr>
    </w:p>
    <w:p w14:paraId="19E0BAB9" w14:textId="77777777" w:rsidR="003515BF" w:rsidRDefault="003515BF">
      <w:pPr>
        <w:sectPr w:rsidR="003515BF" w:rsidSect="00034616">
          <w:pgSz w:w="12240" w:h="15840"/>
          <w:pgMar w:top="1152" w:right="1440" w:bottom="1080" w:left="1440" w:header="432" w:footer="504" w:gutter="0"/>
          <w:cols w:space="720"/>
          <w:docGrid w:linePitch="360"/>
        </w:sectPr>
      </w:pPr>
    </w:p>
    <w:p w14:paraId="02226204" w14:textId="77777777" w:rsidR="007A19BD" w:rsidRPr="00502838" w:rsidRDefault="007A19BD" w:rsidP="007A19BD">
      <w:pPr>
        <w:spacing w:before="720" w:after="80"/>
        <w:jc w:val="center"/>
      </w:pPr>
      <w:r w:rsidRPr="00502838">
        <w:rPr>
          <w:rFonts w:ascii="Aptos Display" w:hAnsi="Aptos Display"/>
          <w:b/>
          <w:sz w:val="56"/>
          <w:rPrChange w:id="0" w:author="Shane Gaither" w:date="2026-08-18T21:14:00Z" w16du:dateUtc="2026-08-19T02:14:00Z">
            <w:rPr>
              <w:rFonts w:ascii="Aptos Display" w:hAnsi="Aptos Display"/>
              <w:b/>
              <w:color w:val="FF0000"/>
              <w:sz w:val="56"/>
            </w:rPr>
          </w:rPrChange>
        </w:rPr>
        <w:t>CHATGPT</w:t>
      </w:r>
    </w:p>
    <w:p w14:paraId="7C16E0DB" w14:textId="77777777" w:rsidR="007A19BD" w:rsidRPr="00502838" w:rsidRDefault="007A19BD" w:rsidP="007A19BD">
      <w:pPr>
        <w:spacing w:after="160"/>
        <w:jc w:val="center"/>
      </w:pPr>
      <w:r w:rsidRPr="00502838">
        <w:rPr>
          <w:b/>
          <w:sz w:val="34"/>
          <w:rPrChange w:id="1" w:author="Shane Gaither" w:date="2026-08-18T21:14:00Z" w16du:dateUtc="2026-08-19T02:14:00Z">
            <w:rPr>
              <w:b/>
              <w:color w:val="FF0000"/>
              <w:sz w:val="34"/>
            </w:rPr>
          </w:rPrChange>
        </w:rPr>
        <w:t>IS MORE THAN A</w:t>
      </w:r>
    </w:p>
    <w:p w14:paraId="14BD349D" w14:textId="77777777" w:rsidR="007A19BD" w:rsidRPr="00502838" w:rsidRDefault="007A19BD" w:rsidP="007A19BD">
      <w:pPr>
        <w:spacing w:after="0"/>
        <w:jc w:val="center"/>
      </w:pPr>
      <w:r w:rsidRPr="00502838">
        <w:rPr>
          <w:rFonts w:ascii="Aptos Display" w:hAnsi="Aptos Display"/>
          <w:b/>
          <w:sz w:val="68"/>
          <w:rPrChange w:id="2" w:author="Shane Gaither" w:date="2026-08-18T21:14:00Z" w16du:dateUtc="2026-08-19T02:14:00Z">
            <w:rPr>
              <w:rFonts w:ascii="Aptos Display" w:hAnsi="Aptos Display"/>
              <w:b/>
              <w:color w:val="FF0000"/>
              <w:sz w:val="68"/>
            </w:rPr>
          </w:rPrChange>
        </w:rPr>
        <w:t>SOUPED-UP</w:t>
      </w:r>
    </w:p>
    <w:p w14:paraId="3998299A" w14:textId="77777777" w:rsidR="007A19BD" w:rsidRPr="00502838" w:rsidRDefault="007A19BD" w:rsidP="007A19BD">
      <w:pPr>
        <w:spacing w:after="360"/>
        <w:jc w:val="center"/>
      </w:pPr>
      <w:r w:rsidRPr="00502838">
        <w:rPr>
          <w:rFonts w:ascii="Aptos Display" w:hAnsi="Aptos Display"/>
          <w:b/>
          <w:sz w:val="60"/>
          <w:rPrChange w:id="3" w:author="Shane Gaither" w:date="2026-08-18T21:14:00Z" w16du:dateUtc="2026-08-19T02:14:00Z">
            <w:rPr>
              <w:rFonts w:ascii="Aptos Display" w:hAnsi="Aptos Display"/>
              <w:b/>
              <w:color w:val="FF0000"/>
              <w:sz w:val="60"/>
            </w:rPr>
          </w:rPrChange>
        </w:rPr>
        <w:t>“GOOGLE IT”</w:t>
      </w:r>
    </w:p>
    <w:p w14:paraId="1D80C620" w14:textId="77777777" w:rsidR="007A19BD" w:rsidRPr="00502838" w:rsidRDefault="007A19BD" w:rsidP="007A19BD">
      <w:pPr>
        <w:spacing w:after="0"/>
        <w:jc w:val="center"/>
      </w:pPr>
      <w:r w:rsidRPr="00502838">
        <w:rPr>
          <w:sz w:val="26"/>
          <w:rPrChange w:id="4" w:author="Shane Gaither" w:date="2026-08-18T21:14:00Z" w16du:dateUtc="2026-08-19T02:14:00Z">
            <w:rPr>
              <w:color w:val="FF0000"/>
              <w:sz w:val="26"/>
            </w:rPr>
          </w:rPrChange>
        </w:rPr>
        <w:t>Learn to use ChatGPT and other AI assistants</w:t>
      </w:r>
    </w:p>
    <w:p w14:paraId="703D708B" w14:textId="77777777" w:rsidR="007A19BD" w:rsidRPr="00502838" w:rsidRDefault="007A19BD" w:rsidP="007A19BD">
      <w:pPr>
        <w:spacing w:after="0"/>
        <w:jc w:val="center"/>
      </w:pPr>
      <w:r w:rsidRPr="00502838">
        <w:rPr>
          <w:sz w:val="26"/>
          <w:rPrChange w:id="5" w:author="Shane Gaither" w:date="2026-08-18T21:14:00Z" w16du:dateUtc="2026-08-19T02:14:00Z">
            <w:rPr>
              <w:color w:val="FF0000"/>
              <w:sz w:val="26"/>
            </w:rPr>
          </w:rPrChange>
        </w:rPr>
        <w:t>to think through real work, compare options,</w:t>
      </w:r>
    </w:p>
    <w:p w14:paraId="00138A2C" w14:textId="77777777" w:rsidR="007A19BD" w:rsidRPr="00502838" w:rsidRDefault="007A19BD" w:rsidP="007A19BD">
      <w:pPr>
        <w:spacing w:after="360"/>
        <w:jc w:val="center"/>
      </w:pPr>
      <w:r w:rsidRPr="00502838">
        <w:rPr>
          <w:sz w:val="26"/>
          <w:rPrChange w:id="6" w:author="Shane Gaither" w:date="2026-08-18T21:14:00Z" w16du:dateUtc="2026-08-19T02:14:00Z">
            <w:rPr>
              <w:color w:val="FF0000"/>
              <w:sz w:val="26"/>
            </w:rPr>
          </w:rPrChange>
        </w:rPr>
        <w:t>create, verify, and solve problems.</w:t>
      </w:r>
    </w:p>
    <w:p w14:paraId="08A86F43" w14:textId="77777777" w:rsidR="007A19BD" w:rsidRPr="00502838" w:rsidRDefault="007A19BD" w:rsidP="007A19BD">
      <w:pPr>
        <w:spacing w:after="40"/>
        <w:jc w:val="center"/>
      </w:pPr>
      <w:r w:rsidRPr="00502838">
        <w:rPr>
          <w:rFonts w:ascii="Aptos Display" w:hAnsi="Aptos Display"/>
          <w:b/>
          <w:sz w:val="48"/>
          <w:rPrChange w:id="7" w:author="Shane Gaither" w:date="2026-08-18T21:14:00Z" w16du:dateUtc="2026-08-19T02:14:00Z">
            <w:rPr>
              <w:rFonts w:ascii="Aptos Display" w:hAnsi="Aptos Display"/>
              <w:b/>
              <w:color w:val="FF0000"/>
              <w:sz w:val="48"/>
            </w:rPr>
          </w:rPrChange>
        </w:rPr>
        <w:t>CoSyn</w:t>
      </w:r>
    </w:p>
    <w:p w14:paraId="40C11670" w14:textId="58822A53" w:rsidR="007A19BD" w:rsidRPr="00502838" w:rsidRDefault="007A19BD" w:rsidP="007A19BD">
      <w:pPr>
        <w:spacing w:after="280"/>
        <w:jc w:val="center"/>
      </w:pPr>
      <w:r w:rsidRPr="00502838">
        <w:rPr>
          <w:b/>
          <w:sz w:val="28"/>
          <w:rPrChange w:id="8" w:author="Shane Gaither" w:date="2026-08-18T21:14:00Z" w16du:dateUtc="2026-08-19T02:14:00Z">
            <w:rPr>
              <w:b/>
              <w:color w:val="FF0000"/>
              <w:sz w:val="28"/>
            </w:rPr>
          </w:rPrChange>
        </w:rPr>
        <w:t>CO-</w:t>
      </w:r>
      <w:r w:rsidR="009B7689" w:rsidRPr="00502838">
        <w:rPr>
          <w:b/>
          <w:sz w:val="28"/>
          <w:rPrChange w:id="9" w:author="Shane Gaither" w:date="2026-08-18T21:14:00Z" w16du:dateUtc="2026-08-19T02:14:00Z">
            <w:rPr>
              <w:b/>
              <w:color w:val="FF0000"/>
              <w:sz w:val="28"/>
            </w:rPr>
          </w:rPrChange>
        </w:rPr>
        <w:t>SYNTHESIS OF THOUGHT</w:t>
      </w:r>
    </w:p>
    <w:p w14:paraId="4A86978E" w14:textId="77777777" w:rsidR="007A19BD" w:rsidRPr="00502838" w:rsidRDefault="007A19BD" w:rsidP="007A19BD">
      <w:pPr>
        <w:spacing w:after="0"/>
        <w:jc w:val="center"/>
      </w:pPr>
      <w:r w:rsidRPr="00502838">
        <w:rPr>
          <w:b/>
          <w:sz w:val="26"/>
          <w:rPrChange w:id="10" w:author="Shane Gaither" w:date="2026-08-18T21:14:00Z" w16du:dateUtc="2026-08-19T02:14:00Z">
            <w:rPr>
              <w:b/>
              <w:color w:val="FF0000"/>
              <w:sz w:val="26"/>
            </w:rPr>
          </w:rPrChange>
        </w:rPr>
        <w:t>A PRACTICAL OPERATING MANUAL</w:t>
      </w:r>
    </w:p>
    <w:p w14:paraId="2870F42F" w14:textId="77777777" w:rsidR="007A19BD" w:rsidRPr="00502838" w:rsidRDefault="007A19BD" w:rsidP="007A19BD">
      <w:pPr>
        <w:spacing w:after="320"/>
        <w:jc w:val="center"/>
        <w:rPr>
          <w:b/>
          <w:sz w:val="26"/>
        </w:rPr>
      </w:pPr>
      <w:r w:rsidRPr="00502838">
        <w:rPr>
          <w:b/>
          <w:sz w:val="26"/>
          <w:rPrChange w:id="11" w:author="Shane Gaither" w:date="2026-08-18T21:14:00Z" w16du:dateUtc="2026-08-19T02:14:00Z">
            <w:rPr>
              <w:b/>
              <w:color w:val="FF0000"/>
              <w:sz w:val="26"/>
            </w:rPr>
          </w:rPrChange>
        </w:rPr>
        <w:t>FOR HUMAN-AI COLLABORATION</w:t>
      </w:r>
    </w:p>
    <w:p w14:paraId="10548180" w14:textId="77777777" w:rsidR="007A19BD" w:rsidRPr="00502838" w:rsidRDefault="007A19BD" w:rsidP="007A19BD">
      <w:pPr>
        <w:spacing w:after="320"/>
        <w:jc w:val="center"/>
        <w:rPr>
          <w:b/>
          <w:sz w:val="26"/>
        </w:rPr>
      </w:pPr>
      <w:r w:rsidRPr="00502838">
        <w:rPr>
          <w:b/>
          <w:sz w:val="26"/>
          <w:rPrChange w:id="12" w:author="Shane Gaither" w:date="2026-08-18T21:14:00Z" w16du:dateUtc="2026-08-19T02:14:00Z">
            <w:rPr>
              <w:b/>
              <w:color w:val="FF0000"/>
              <w:sz w:val="26"/>
            </w:rPr>
          </w:rPrChange>
        </w:rPr>
        <w:t>Beginners Guide</w:t>
      </w:r>
    </w:p>
    <w:p w14:paraId="14F8B77C" w14:textId="77777777" w:rsidR="007A19BD" w:rsidRPr="00502838" w:rsidRDefault="007A19BD" w:rsidP="007A19BD">
      <w:pPr>
        <w:spacing w:after="320"/>
        <w:jc w:val="center"/>
        <w:rPr>
          <w:b/>
          <w:sz w:val="26"/>
        </w:rPr>
      </w:pPr>
      <w:r w:rsidRPr="00502838">
        <w:rPr>
          <w:b/>
          <w:sz w:val="26"/>
          <w:rPrChange w:id="13" w:author="Shane Gaither" w:date="2026-08-18T21:14:00Z" w16du:dateUtc="2026-08-19T02:14:00Z">
            <w:rPr>
              <w:b/>
              <w:color w:val="FF0000"/>
              <w:sz w:val="26"/>
            </w:rPr>
          </w:rPrChange>
        </w:rPr>
        <w:t xml:space="preserve">Volumes 1 </w:t>
      </w:r>
    </w:p>
    <w:p w14:paraId="24A3DB6D" w14:textId="77777777" w:rsidR="007A19BD" w:rsidRPr="00502838" w:rsidRDefault="007A19BD" w:rsidP="009B7689">
      <w:pPr>
        <w:spacing w:after="0" w:line="240" w:lineRule="auto"/>
        <w:jc w:val="center"/>
      </w:pPr>
      <w:r w:rsidRPr="00502838">
        <w:rPr>
          <w:sz w:val="24"/>
          <w:rPrChange w:id="14" w:author="Shane Gaither" w:date="2026-08-18T21:14:00Z" w16du:dateUtc="2026-08-19T02:14:00Z">
            <w:rPr>
              <w:color w:val="FF0000"/>
              <w:sz w:val="24"/>
            </w:rPr>
          </w:rPrChange>
        </w:rPr>
        <w:t>A beginner’s guide to working with AI</w:t>
      </w:r>
    </w:p>
    <w:p w14:paraId="3D25B419" w14:textId="77777777" w:rsidR="007A19BD" w:rsidRPr="00502838" w:rsidRDefault="007A19BD" w:rsidP="009B7689">
      <w:pPr>
        <w:spacing w:after="480" w:line="240" w:lineRule="auto"/>
        <w:jc w:val="center"/>
      </w:pPr>
      <w:r w:rsidRPr="00502838">
        <w:rPr>
          <w:sz w:val="24"/>
          <w:rPrChange w:id="15" w:author="Shane Gaither" w:date="2026-08-18T21:14:00Z" w16du:dateUtc="2026-08-19T02:14:00Z">
            <w:rPr>
              <w:color w:val="FF0000"/>
              <w:sz w:val="24"/>
            </w:rPr>
          </w:rPrChange>
        </w:rPr>
        <w:t>while keeping the human in control.</w:t>
      </w:r>
    </w:p>
    <w:p w14:paraId="6A7AF234" w14:textId="77777777" w:rsidR="007A19BD" w:rsidRPr="00502838" w:rsidRDefault="007A19BD">
      <w:pPr>
        <w:spacing w:after="200" w:line="276" w:lineRule="auto"/>
        <w:rPr>
          <w:rFonts w:eastAsiaTheme="majorEastAsia" w:cstheme="majorBidi"/>
          <w:b/>
          <w:bCs/>
          <w:sz w:val="28"/>
          <w:szCs w:val="28"/>
          <w:rPrChange w:id="16" w:author="Shane Gaither" w:date="2026-08-18T21:14:00Z" w16du:dateUtc="2026-08-19T02:14:00Z">
            <w:rPr>
              <w:rFonts w:eastAsiaTheme="majorEastAsia" w:cstheme="majorBidi"/>
              <w:b/>
              <w:bCs/>
              <w:color w:val="365F91" w:themeColor="accent1" w:themeShade="BF"/>
              <w:sz w:val="28"/>
              <w:szCs w:val="28"/>
            </w:rPr>
          </w:rPrChange>
        </w:rPr>
      </w:pPr>
      <w:r w:rsidRPr="00502838">
        <w:rPr>
          <w:sz w:val="28"/>
        </w:rPr>
        <w:br w:type="page"/>
      </w:r>
    </w:p>
    <w:p w14:paraId="09AAADE7" w14:textId="77777777" w:rsidR="008A6BCF" w:rsidRPr="00502838" w:rsidRDefault="008A6BCF">
      <w:pPr>
        <w:spacing w:after="0"/>
        <w:rPr>
          <w:rPrChange w:id="17" w:author="Shane Gaither" w:date="2026-08-18T21:14:00Z" w16du:dateUtc="2026-08-19T02:14:00Z">
            <w:rPr>
              <w:color w:val="FF0000"/>
            </w:rPr>
          </w:rPrChange>
        </w:rPr>
      </w:pPr>
    </w:p>
    <w:p w14:paraId="73DE37CE" w14:textId="77777777" w:rsidR="008A6BCF" w:rsidRPr="00502838" w:rsidRDefault="008A6BCF">
      <w:pPr>
        <w:spacing w:after="0"/>
        <w:rPr>
          <w:rPrChange w:id="18" w:author="Shane Gaither" w:date="2026-08-18T21:14:00Z" w16du:dateUtc="2026-08-19T02:14:00Z">
            <w:rPr>
              <w:color w:val="FF0000"/>
            </w:rPr>
          </w:rPrChange>
        </w:rPr>
      </w:pPr>
    </w:p>
    <w:p w14:paraId="2F0FBF37" w14:textId="77777777" w:rsidR="008A6BCF" w:rsidRPr="00502838" w:rsidRDefault="008A6BCF">
      <w:pPr>
        <w:spacing w:after="0"/>
        <w:rPr>
          <w:rPrChange w:id="19" w:author="Shane Gaither" w:date="2026-08-18T21:14:00Z" w16du:dateUtc="2026-08-19T02:14:00Z">
            <w:rPr>
              <w:color w:val="FF0000"/>
            </w:rPr>
          </w:rPrChange>
        </w:rPr>
      </w:pPr>
    </w:p>
    <w:p w14:paraId="0A2771AF" w14:textId="77777777" w:rsidR="008A6BCF" w:rsidRPr="00502838" w:rsidRDefault="008A6BCF">
      <w:pPr>
        <w:spacing w:after="0"/>
        <w:rPr>
          <w:rPrChange w:id="20" w:author="Shane Gaither" w:date="2026-08-18T21:14:00Z" w16du:dateUtc="2026-08-19T02:14:00Z">
            <w:rPr>
              <w:color w:val="FF0000"/>
            </w:rPr>
          </w:rPrChange>
        </w:rPr>
      </w:pPr>
    </w:p>
    <w:p w14:paraId="2640EBBE" w14:textId="1C960CC4" w:rsidR="000A472B" w:rsidRPr="00502838" w:rsidRDefault="007A19BD" w:rsidP="009B7689">
      <w:pPr>
        <w:spacing w:after="0"/>
        <w:rPr>
          <w:i/>
          <w:iCs/>
          <w:sz w:val="40"/>
          <w:szCs w:val="40"/>
          <w:rPrChange w:id="21" w:author="Shane Gaither" w:date="2026-08-18T21:14:00Z" w16du:dateUtc="2026-08-19T02:14:00Z">
            <w:rPr/>
          </w:rPrChange>
        </w:rPr>
      </w:pPr>
      <w:r w:rsidRPr="00502838">
        <w:rPr>
          <w:sz w:val="40"/>
          <w:szCs w:val="40"/>
          <w:rPrChange w:id="22" w:author="Shane Gaither" w:date="2026-08-18T21:14:00Z" w16du:dateUtc="2026-08-19T02:14:00Z">
            <w:rPr>
              <w:color w:val="FF0000"/>
            </w:rPr>
          </w:rPrChange>
        </w:rPr>
        <w:t xml:space="preserve">Authors Note: If you already understand and are practicing the methods in Volume 1: A Beginners </w:t>
      </w:r>
      <w:r w:rsidRPr="00502838">
        <w:rPr>
          <w:sz w:val="40"/>
          <w:szCs w:val="40"/>
          <w:rPrChange w:id="23" w:author="Shane Gaither" w:date="2026-08-18T21:14:00Z" w16du:dateUtc="2026-08-19T02:14:00Z">
            <w:rPr>
              <w:color w:val="FF0000"/>
              <w:sz w:val="40"/>
              <w:szCs w:val="40"/>
            </w:rPr>
          </w:rPrChange>
        </w:rPr>
        <w:t xml:space="preserve">Guide </w:t>
      </w:r>
      <w:r w:rsidR="009B7689" w:rsidRPr="00502838">
        <w:rPr>
          <w:sz w:val="40"/>
          <w:szCs w:val="40"/>
          <w:rPrChange w:id="24" w:author="Shane Gaither" w:date="2026-08-18T21:14:00Z" w16du:dateUtc="2026-08-19T02:14:00Z">
            <w:rPr>
              <w:color w:val="FF0000"/>
              <w:sz w:val="40"/>
              <w:szCs w:val="40"/>
            </w:rPr>
          </w:rPrChange>
        </w:rPr>
        <w:t>to</w:t>
      </w:r>
      <w:r w:rsidRPr="00502838">
        <w:rPr>
          <w:sz w:val="40"/>
          <w:szCs w:val="40"/>
          <w:rPrChange w:id="25" w:author="Shane Gaither" w:date="2026-08-18T21:14:00Z" w16du:dateUtc="2026-08-19T02:14:00Z">
            <w:rPr>
              <w:color w:val="FF0000"/>
              <w:sz w:val="40"/>
              <w:szCs w:val="40"/>
            </w:rPr>
          </w:rPrChange>
        </w:rPr>
        <w:t xml:space="preserve"> LLMs, skip to page </w:t>
      </w:r>
      <w:r w:rsidRPr="00502838">
        <w:rPr>
          <w:sz w:val="40"/>
          <w:szCs w:val="40"/>
          <w:rPrChange w:id="26" w:author="Shane Gaither" w:date="2026-08-18T21:14:00Z" w16du:dateUtc="2026-08-19T02:14:00Z">
            <w:rPr>
              <w:color w:val="0000FF"/>
              <w:sz w:val="40"/>
              <w:szCs w:val="40"/>
            </w:rPr>
          </w:rPrChange>
        </w:rPr>
        <w:t>55</w:t>
      </w:r>
      <w:r w:rsidRPr="00502838">
        <w:rPr>
          <w:sz w:val="40"/>
          <w:szCs w:val="40"/>
          <w:rPrChange w:id="27" w:author="Shane Gaither" w:date="2026-08-18T21:14:00Z" w16du:dateUtc="2026-08-19T02:14:00Z">
            <w:rPr>
              <w:color w:val="FF0000"/>
              <w:sz w:val="40"/>
              <w:szCs w:val="40"/>
            </w:rPr>
          </w:rPrChange>
        </w:rPr>
        <w:t xml:space="preserve"> where </w:t>
      </w:r>
      <w:r w:rsidRPr="00502838">
        <w:rPr>
          <w:i/>
          <w:iCs/>
          <w:sz w:val="40"/>
          <w:szCs w:val="40"/>
          <w:rPrChange w:id="28" w:author="Shane Gaither" w:date="2026-08-18T21:14:00Z" w16du:dateUtc="2026-08-19T02:14:00Z">
            <w:rPr>
              <w:color w:val="FF0000"/>
              <w:sz w:val="40"/>
              <w:szCs w:val="40"/>
            </w:rPr>
          </w:rPrChange>
        </w:rPr>
        <w:t xml:space="preserve">Volume 2: A </w:t>
      </w:r>
      <w:r w:rsidRPr="00502838">
        <w:rPr>
          <w:i/>
          <w:iCs/>
          <w:sz w:val="40"/>
          <w:szCs w:val="40"/>
          <w:rPrChange w:id="29" w:author="Shane Gaither" w:date="2026-08-18T21:14:00Z" w16du:dateUtc="2026-08-19T02:14:00Z">
            <w:rPr>
              <w:color w:val="FF0000"/>
            </w:rPr>
          </w:rPrChange>
        </w:rPr>
        <w:t>Home Users Guide to Working with AI</w:t>
      </w:r>
    </w:p>
    <w:p w14:paraId="23A08F19" w14:textId="77777777" w:rsidR="000A472B" w:rsidRPr="00502838" w:rsidRDefault="000A472B">
      <w:pPr>
        <w:spacing w:after="480"/>
        <w:pPrChange w:id="30" w:author="Shane Gaither" w:date="2026-08-18T12:52:00Z" w16du:dateUtc="2026-08-18T17:52:00Z">
          <w:pPr>
            <w:spacing w:after="480"/>
            <w:jc w:val="center"/>
          </w:pPr>
        </w:pPrChange>
      </w:pPr>
      <w:r w:rsidRPr="00502838">
        <w:rPr>
          <w:i/>
          <w:iCs/>
          <w:sz w:val="40"/>
          <w:szCs w:val="40"/>
          <w:rPrChange w:id="31" w:author="Shane Gaither" w:date="2026-08-18T21:14:00Z" w16du:dateUtc="2026-08-19T02:14:00Z">
            <w:rPr>
              <w:sz w:val="24"/>
            </w:rPr>
          </w:rPrChange>
        </w:rPr>
        <w:t xml:space="preserve">While Keeping the Human in Control </w:t>
      </w:r>
      <w:r w:rsidRPr="00502838">
        <w:rPr>
          <w:sz w:val="40"/>
          <w:szCs w:val="40"/>
          <w:rPrChange w:id="32" w:author="Shane Gaither" w:date="2026-08-18T21:14:00Z" w16du:dateUtc="2026-08-19T02:14:00Z">
            <w:rPr/>
          </w:rPrChange>
        </w:rPr>
        <w:t>begins.</w:t>
      </w:r>
      <w:r w:rsidR="007A19BD" w:rsidRPr="00502838">
        <w:rPr>
          <w:sz w:val="40"/>
          <w:szCs w:val="40"/>
          <w:rPrChange w:id="33" w:author="Shane Gaither" w:date="2026-08-18T21:14:00Z" w16du:dateUtc="2026-08-19T02:14:00Z">
            <w:rPr/>
          </w:rPrChange>
        </w:rPr>
        <w:br/>
      </w:r>
    </w:p>
    <w:p w14:paraId="619E78F6" w14:textId="77777777" w:rsidR="00E51085" w:rsidRPr="00502838" w:rsidRDefault="00000000">
      <w:pPr>
        <w:pStyle w:val="Heading1"/>
        <w:pageBreakBefore/>
        <w:rPr>
          <w:color w:val="auto"/>
          <w:rPrChange w:id="34" w:author="Shane Gaither" w:date="2026-08-18T21:14:00Z" w16du:dateUtc="2026-08-19T02:14:00Z">
            <w:rPr/>
          </w:rPrChange>
        </w:rPr>
      </w:pPr>
      <w:r w:rsidRPr="00502838">
        <w:rPr>
          <w:color w:val="auto"/>
          <w:rPrChange w:id="35" w:author="Shane Gaither" w:date="2026-08-18T21:14:00Z" w16du:dateUtc="2026-08-19T02:14:00Z">
            <w:rPr/>
          </w:rPrChange>
        </w:rPr>
        <w:lastRenderedPageBreak/>
        <w:t>Contents</w:t>
      </w:r>
    </w:p>
    <w:p w14:paraId="17936F21" w14:textId="77777777" w:rsidR="00403725" w:rsidRPr="00502838" w:rsidRDefault="00000000">
      <w:pPr>
        <w:pStyle w:val="SmallNote"/>
      </w:pPr>
      <w:r w:rsidRPr="00502838">
        <w:rPr>
          <w:rPrChange w:id="36" w:author="Shane Gaither" w:date="2026-08-18T21:14:00Z" w16du:dateUtc="2026-08-19T02:14:00Z">
            <w:rPr>
              <w:color w:val="0000FF"/>
            </w:rPr>
          </w:rPrChange>
        </w:rPr>
        <w:t>Complete contents for Volumes 1 and 2. Page numbers reflect this working derivative.</w:t>
      </w:r>
    </w:p>
    <w:p w14:paraId="0E1AFED6" w14:textId="77777777" w:rsidR="00403725" w:rsidRPr="00502838" w:rsidRDefault="00000000">
      <w:pPr>
        <w:tabs>
          <w:tab w:val="right" w:leader="dot" w:pos="8784"/>
        </w:tabs>
        <w:spacing w:after="0" w:line="240" w:lineRule="auto"/>
      </w:pPr>
      <w:commentRangeStart w:id="37"/>
      <w:r w:rsidRPr="00502838">
        <w:rPr>
          <w:sz w:val="19"/>
          <w:rPrChange w:id="38" w:author="Shane Gaither" w:date="2026-08-18T21:14:00Z" w16du:dateUtc="2026-08-19T02:14:00Z">
            <w:rPr>
              <w:color w:val="0000FF"/>
              <w:sz w:val="19"/>
            </w:rPr>
          </w:rPrChange>
        </w:rPr>
        <w:t>Volume 1: A Beginners Guide To LLMs</w:t>
      </w:r>
      <w:r w:rsidRPr="00502838">
        <w:rPr>
          <w:sz w:val="19"/>
          <w:rPrChange w:id="39" w:author="Shane Gaither" w:date="2026-08-18T21:14:00Z" w16du:dateUtc="2026-08-19T02:14:00Z">
            <w:rPr>
              <w:color w:val="0000FF"/>
              <w:sz w:val="19"/>
            </w:rPr>
          </w:rPrChange>
        </w:rPr>
        <w:tab/>
        <w:t>1</w:t>
      </w:r>
    </w:p>
    <w:p w14:paraId="3CAF13E9" w14:textId="77777777" w:rsidR="00403725" w:rsidRPr="00502838" w:rsidRDefault="00000000">
      <w:pPr>
        <w:tabs>
          <w:tab w:val="right" w:leader="dot" w:pos="8784"/>
        </w:tabs>
        <w:spacing w:after="0" w:line="240" w:lineRule="auto"/>
        <w:ind w:left="259"/>
      </w:pPr>
      <w:r w:rsidRPr="00502838">
        <w:rPr>
          <w:rPrChange w:id="40" w:author="Shane Gaither" w:date="2026-08-18T21:14:00Z" w16du:dateUtc="2026-08-19T02:14:00Z">
            <w:rPr>
              <w:color w:val="0000FF"/>
            </w:rPr>
          </w:rPrChange>
        </w:rPr>
        <w:t>Purpose</w:t>
      </w:r>
      <w:r w:rsidRPr="00502838">
        <w:rPr>
          <w:rPrChange w:id="41" w:author="Shane Gaither" w:date="2026-08-18T21:14:00Z" w16du:dateUtc="2026-08-19T02:14:00Z">
            <w:rPr>
              <w:color w:val="0000FF"/>
            </w:rPr>
          </w:rPrChange>
        </w:rPr>
        <w:tab/>
        <w:t>7</w:t>
      </w:r>
    </w:p>
    <w:p w14:paraId="239BA604" w14:textId="77777777" w:rsidR="00403725" w:rsidRPr="00502838" w:rsidRDefault="00000000">
      <w:pPr>
        <w:tabs>
          <w:tab w:val="right" w:leader="dot" w:pos="8784"/>
        </w:tabs>
        <w:spacing w:after="0" w:line="240" w:lineRule="auto"/>
        <w:ind w:left="547"/>
      </w:pPr>
      <w:r w:rsidRPr="00502838">
        <w:rPr>
          <w:rPrChange w:id="42" w:author="Shane Gaither" w:date="2026-08-18T21:14:00Z" w16du:dateUtc="2026-08-19T02:14:00Z">
            <w:rPr>
              <w:color w:val="0000FF"/>
            </w:rPr>
          </w:rPrChange>
        </w:rPr>
        <w:t>How This Volume Works</w:t>
      </w:r>
      <w:r w:rsidRPr="00502838">
        <w:rPr>
          <w:rPrChange w:id="43" w:author="Shane Gaither" w:date="2026-08-18T21:14:00Z" w16du:dateUtc="2026-08-19T02:14:00Z">
            <w:rPr>
              <w:color w:val="0000FF"/>
            </w:rPr>
          </w:rPrChange>
        </w:rPr>
        <w:tab/>
        <w:t>7</w:t>
      </w:r>
    </w:p>
    <w:p w14:paraId="253CAF29" w14:textId="77777777" w:rsidR="00403725" w:rsidRPr="00502838" w:rsidRDefault="00000000">
      <w:pPr>
        <w:tabs>
          <w:tab w:val="right" w:leader="dot" w:pos="8784"/>
        </w:tabs>
        <w:spacing w:after="0" w:line="240" w:lineRule="auto"/>
        <w:ind w:left="259"/>
      </w:pPr>
      <w:r w:rsidRPr="00502838">
        <w:rPr>
          <w:rPrChange w:id="44" w:author="Shane Gaither" w:date="2026-08-18T21:14:00Z" w16du:dateUtc="2026-08-19T02:14:00Z">
            <w:rPr>
              <w:color w:val="0000FF"/>
            </w:rPr>
          </w:rPrChange>
        </w:rPr>
        <w:t>Quick Workflow</w:t>
      </w:r>
      <w:r w:rsidRPr="00502838">
        <w:rPr>
          <w:rPrChange w:id="45" w:author="Shane Gaither" w:date="2026-08-18T21:14:00Z" w16du:dateUtc="2026-08-19T02:14:00Z">
            <w:rPr>
              <w:color w:val="0000FF"/>
            </w:rPr>
          </w:rPrChange>
        </w:rPr>
        <w:tab/>
        <w:t>7</w:t>
      </w:r>
    </w:p>
    <w:p w14:paraId="24188B38" w14:textId="77777777" w:rsidR="00403725" w:rsidRPr="00502838" w:rsidRDefault="00000000">
      <w:pPr>
        <w:tabs>
          <w:tab w:val="right" w:leader="dot" w:pos="8784"/>
        </w:tabs>
        <w:spacing w:after="0" w:line="240" w:lineRule="auto"/>
        <w:ind w:left="259"/>
      </w:pPr>
      <w:r w:rsidRPr="00502838">
        <w:rPr>
          <w:rPrChange w:id="46" w:author="Shane Gaither" w:date="2026-08-18T21:14:00Z" w16du:dateUtc="2026-08-19T02:14:00Z">
            <w:rPr>
              <w:color w:val="0000FF"/>
            </w:rPr>
          </w:rPrChange>
        </w:rPr>
        <w:t>PART I — MAKE NOISE WITH HARMONY</w:t>
      </w:r>
      <w:r w:rsidRPr="00502838">
        <w:rPr>
          <w:rPrChange w:id="47" w:author="Shane Gaither" w:date="2026-08-18T21:14:00Z" w16du:dateUtc="2026-08-19T02:14:00Z">
            <w:rPr>
              <w:color w:val="0000FF"/>
            </w:rPr>
          </w:rPrChange>
        </w:rPr>
        <w:tab/>
        <w:t>9</w:t>
      </w:r>
    </w:p>
    <w:p w14:paraId="5CA19638" w14:textId="77777777" w:rsidR="00403725" w:rsidRPr="00502838" w:rsidRDefault="00000000">
      <w:pPr>
        <w:tabs>
          <w:tab w:val="right" w:leader="dot" w:pos="8784"/>
        </w:tabs>
        <w:spacing w:after="0" w:line="240" w:lineRule="auto"/>
        <w:ind w:left="547"/>
      </w:pPr>
      <w:r w:rsidRPr="00502838">
        <w:rPr>
          <w:rPrChange w:id="48" w:author="Shane Gaither" w:date="2026-08-18T21:14:00Z" w16du:dateUtc="2026-08-19T02:14:00Z">
            <w:rPr>
              <w:color w:val="0000FF"/>
            </w:rPr>
          </w:rPrChange>
        </w:rPr>
        <w:t>1.1  Make Noise With Harmony: Four Basic AI Moves</w:t>
      </w:r>
      <w:r w:rsidRPr="00502838">
        <w:rPr>
          <w:rPrChange w:id="49" w:author="Shane Gaither" w:date="2026-08-18T21:14:00Z" w16du:dateUtc="2026-08-19T02:14:00Z">
            <w:rPr>
              <w:color w:val="0000FF"/>
            </w:rPr>
          </w:rPrChange>
        </w:rPr>
        <w:tab/>
        <w:t>9</w:t>
      </w:r>
    </w:p>
    <w:p w14:paraId="3E0CC8FF" w14:textId="77777777" w:rsidR="00403725" w:rsidRPr="00502838" w:rsidRDefault="00000000">
      <w:pPr>
        <w:tabs>
          <w:tab w:val="right" w:leader="dot" w:pos="8784"/>
        </w:tabs>
        <w:spacing w:after="0" w:line="240" w:lineRule="auto"/>
        <w:ind w:left="547"/>
      </w:pPr>
      <w:r w:rsidRPr="00502838">
        <w:rPr>
          <w:rPrChange w:id="50" w:author="Shane Gaither" w:date="2026-08-18T21:14:00Z" w16du:dateUtc="2026-08-19T02:14:00Z">
            <w:rPr>
              <w:color w:val="0000FF"/>
            </w:rPr>
          </w:rPrChange>
        </w:rPr>
        <w:t>1.2  Choose an AI Assistant and Create an Account</w:t>
      </w:r>
      <w:r w:rsidRPr="00502838">
        <w:rPr>
          <w:rPrChange w:id="51" w:author="Shane Gaither" w:date="2026-08-18T21:14:00Z" w16du:dateUtc="2026-08-19T02:14:00Z">
            <w:rPr>
              <w:color w:val="0000FF"/>
            </w:rPr>
          </w:rPrChange>
        </w:rPr>
        <w:tab/>
        <w:t>10</w:t>
      </w:r>
    </w:p>
    <w:p w14:paraId="0B87B2A3" w14:textId="77777777" w:rsidR="00403725" w:rsidRPr="00502838" w:rsidRDefault="00000000">
      <w:pPr>
        <w:tabs>
          <w:tab w:val="right" w:leader="dot" w:pos="8784"/>
        </w:tabs>
        <w:spacing w:after="0" w:line="240" w:lineRule="auto"/>
        <w:ind w:left="547"/>
      </w:pPr>
      <w:r w:rsidRPr="00502838">
        <w:rPr>
          <w:rPrChange w:id="52" w:author="Shane Gaither" w:date="2026-08-18T21:14:00Z" w16du:dateUtc="2026-08-19T02:14:00Z">
            <w:rPr>
              <w:color w:val="0000FF"/>
            </w:rPr>
          </w:rPrChange>
        </w:rPr>
        <w:t>1.3  Understand Privacy Before You Put Real Information Into a Prompt</w:t>
      </w:r>
      <w:r w:rsidRPr="00502838">
        <w:rPr>
          <w:rPrChange w:id="53" w:author="Shane Gaither" w:date="2026-08-18T21:14:00Z" w16du:dateUtc="2026-08-19T02:14:00Z">
            <w:rPr>
              <w:color w:val="0000FF"/>
            </w:rPr>
          </w:rPrChange>
        </w:rPr>
        <w:tab/>
        <w:t>10</w:t>
      </w:r>
    </w:p>
    <w:p w14:paraId="6FDCBC14" w14:textId="77777777" w:rsidR="00403725" w:rsidRPr="00502838" w:rsidRDefault="00000000">
      <w:pPr>
        <w:tabs>
          <w:tab w:val="right" w:leader="dot" w:pos="8784"/>
        </w:tabs>
        <w:spacing w:after="0" w:line="240" w:lineRule="auto"/>
        <w:ind w:left="547"/>
      </w:pPr>
      <w:r w:rsidRPr="00502838">
        <w:rPr>
          <w:rPrChange w:id="54" w:author="Shane Gaither" w:date="2026-08-18T21:14:00Z" w16du:dateUtc="2026-08-19T02:14:00Z">
            <w:rPr>
              <w:color w:val="0000FF"/>
            </w:rPr>
          </w:rPrChange>
        </w:rPr>
        <w:t>1.4  Define the Result Before You Type Anything</w:t>
      </w:r>
      <w:r w:rsidRPr="00502838">
        <w:rPr>
          <w:rPrChange w:id="55" w:author="Shane Gaither" w:date="2026-08-18T21:14:00Z" w16du:dateUtc="2026-08-19T02:14:00Z">
            <w:rPr>
              <w:color w:val="0000FF"/>
            </w:rPr>
          </w:rPrChange>
        </w:rPr>
        <w:tab/>
        <w:t>11</w:t>
      </w:r>
    </w:p>
    <w:p w14:paraId="02283332" w14:textId="77777777" w:rsidR="00403725" w:rsidRPr="00502838" w:rsidRDefault="00000000">
      <w:pPr>
        <w:tabs>
          <w:tab w:val="right" w:leader="dot" w:pos="8784"/>
        </w:tabs>
        <w:spacing w:after="0" w:line="240" w:lineRule="auto"/>
        <w:ind w:left="547"/>
      </w:pPr>
      <w:r w:rsidRPr="00502838">
        <w:rPr>
          <w:rPrChange w:id="56" w:author="Shane Gaither" w:date="2026-08-18T21:14:00Z" w16du:dateUtc="2026-08-19T02:14:00Z">
            <w:rPr>
              <w:color w:val="0000FF"/>
            </w:rPr>
          </w:rPrChange>
        </w:rPr>
        <w:t>1.5  A Simple Request That Scales</w:t>
      </w:r>
      <w:r w:rsidRPr="00502838">
        <w:rPr>
          <w:rPrChange w:id="57" w:author="Shane Gaither" w:date="2026-08-18T21:14:00Z" w16du:dateUtc="2026-08-19T02:14:00Z">
            <w:rPr>
              <w:color w:val="0000FF"/>
            </w:rPr>
          </w:rPrChange>
        </w:rPr>
        <w:tab/>
        <w:t>11</w:t>
      </w:r>
    </w:p>
    <w:p w14:paraId="5B40B63E" w14:textId="77777777" w:rsidR="00403725" w:rsidRPr="00502838" w:rsidRDefault="00000000">
      <w:pPr>
        <w:tabs>
          <w:tab w:val="right" w:leader="dot" w:pos="8784"/>
        </w:tabs>
        <w:spacing w:after="0" w:line="240" w:lineRule="auto"/>
        <w:ind w:left="547"/>
      </w:pPr>
      <w:r w:rsidRPr="00502838">
        <w:rPr>
          <w:rPrChange w:id="58" w:author="Shane Gaither" w:date="2026-08-18T21:14:00Z" w16du:dateUtc="2026-08-19T02:14:00Z">
            <w:rPr>
              <w:color w:val="0000FF"/>
            </w:rPr>
          </w:rPrChange>
        </w:rPr>
        <w:t>1.6  ChatGPT Is More Than a Souped-Up “Google It”</w:t>
      </w:r>
      <w:r w:rsidRPr="00502838">
        <w:rPr>
          <w:rPrChange w:id="59" w:author="Shane Gaither" w:date="2026-08-18T21:14:00Z" w16du:dateUtc="2026-08-19T02:14:00Z">
            <w:rPr>
              <w:color w:val="0000FF"/>
            </w:rPr>
          </w:rPrChange>
        </w:rPr>
        <w:tab/>
        <w:t>12</w:t>
      </w:r>
    </w:p>
    <w:p w14:paraId="5C9C4164" w14:textId="77777777" w:rsidR="00403725" w:rsidRPr="00502838" w:rsidRDefault="00000000">
      <w:pPr>
        <w:tabs>
          <w:tab w:val="right" w:leader="dot" w:pos="8784"/>
        </w:tabs>
        <w:spacing w:after="0" w:line="240" w:lineRule="auto"/>
        <w:ind w:left="547"/>
      </w:pPr>
      <w:r w:rsidRPr="00502838">
        <w:rPr>
          <w:rPrChange w:id="60" w:author="Shane Gaither" w:date="2026-08-18T21:14:00Z" w16du:dateUtc="2026-08-19T02:14:00Z">
            <w:rPr>
              <w:color w:val="0000FF"/>
            </w:rPr>
          </w:rPrChange>
        </w:rPr>
        <w:t>1.7  Five Beginner Workflows</w:t>
      </w:r>
      <w:r w:rsidRPr="00502838">
        <w:rPr>
          <w:rPrChange w:id="61" w:author="Shane Gaither" w:date="2026-08-18T21:14:00Z" w16du:dateUtc="2026-08-19T02:14:00Z">
            <w:rPr>
              <w:color w:val="0000FF"/>
            </w:rPr>
          </w:rPrChange>
        </w:rPr>
        <w:tab/>
        <w:t>13</w:t>
      </w:r>
    </w:p>
    <w:p w14:paraId="71857423" w14:textId="77777777" w:rsidR="00403725" w:rsidRPr="00502838" w:rsidRDefault="00000000">
      <w:pPr>
        <w:tabs>
          <w:tab w:val="right" w:leader="dot" w:pos="8784"/>
        </w:tabs>
        <w:spacing w:after="0" w:line="240" w:lineRule="auto"/>
        <w:ind w:left="547"/>
      </w:pPr>
      <w:r w:rsidRPr="00502838">
        <w:rPr>
          <w:rPrChange w:id="62" w:author="Shane Gaither" w:date="2026-08-18T21:14:00Z" w16du:dateUtc="2026-08-19T02:14:00Z">
            <w:rPr>
              <w:color w:val="0000FF"/>
            </w:rPr>
          </w:rPrChange>
        </w:rPr>
        <w:t>1.8  Use the AI as a Second Set of Eyes, Not a Substitute for Judgment</w:t>
      </w:r>
      <w:r w:rsidRPr="00502838">
        <w:rPr>
          <w:rPrChange w:id="63" w:author="Shane Gaither" w:date="2026-08-18T21:14:00Z" w16du:dateUtc="2026-08-19T02:14:00Z">
            <w:rPr>
              <w:color w:val="0000FF"/>
            </w:rPr>
          </w:rPrChange>
        </w:rPr>
        <w:tab/>
        <w:t>14</w:t>
      </w:r>
    </w:p>
    <w:p w14:paraId="27C5689D" w14:textId="77777777" w:rsidR="00403725" w:rsidRPr="00502838" w:rsidRDefault="00000000">
      <w:pPr>
        <w:tabs>
          <w:tab w:val="right" w:leader="dot" w:pos="8784"/>
        </w:tabs>
        <w:spacing w:after="0" w:line="240" w:lineRule="auto"/>
        <w:ind w:left="259"/>
      </w:pPr>
      <w:r w:rsidRPr="00502838">
        <w:rPr>
          <w:rPrChange w:id="64" w:author="Shane Gaither" w:date="2026-08-18T21:14:00Z" w16du:dateUtc="2026-08-19T02:14:00Z">
            <w:rPr>
              <w:color w:val="0000FF"/>
            </w:rPr>
          </w:rPrChange>
        </w:rPr>
        <w:t>PART II — UNDERSTAND WHAT JUST HAPPENED</w:t>
      </w:r>
      <w:r w:rsidRPr="00502838">
        <w:rPr>
          <w:rPrChange w:id="65" w:author="Shane Gaither" w:date="2026-08-18T21:14:00Z" w16du:dateUtc="2026-08-19T02:14:00Z">
            <w:rPr>
              <w:color w:val="0000FF"/>
            </w:rPr>
          </w:rPrChange>
        </w:rPr>
        <w:tab/>
        <w:t>14</w:t>
      </w:r>
    </w:p>
    <w:p w14:paraId="5B4B194A" w14:textId="77777777" w:rsidR="00403725" w:rsidRPr="00502838" w:rsidRDefault="00000000">
      <w:pPr>
        <w:tabs>
          <w:tab w:val="right" w:leader="dot" w:pos="8784"/>
        </w:tabs>
        <w:spacing w:after="0" w:line="240" w:lineRule="auto"/>
        <w:ind w:left="547"/>
      </w:pPr>
      <w:r w:rsidRPr="00502838">
        <w:rPr>
          <w:rPrChange w:id="66" w:author="Shane Gaither" w:date="2026-08-18T21:14:00Z" w16du:dateUtc="2026-08-19T02:14:00Z">
            <w:rPr>
              <w:color w:val="0000FF"/>
            </w:rPr>
          </w:rPrChange>
        </w:rPr>
        <w:t>2.1  Understand What an LLM Is — and What It Is Not</w:t>
      </w:r>
      <w:r w:rsidRPr="00502838">
        <w:rPr>
          <w:rPrChange w:id="67" w:author="Shane Gaither" w:date="2026-08-18T21:14:00Z" w16du:dateUtc="2026-08-19T02:14:00Z">
            <w:rPr>
              <w:color w:val="0000FF"/>
            </w:rPr>
          </w:rPrChange>
        </w:rPr>
        <w:tab/>
        <w:t>14</w:t>
      </w:r>
    </w:p>
    <w:p w14:paraId="6B1605F2" w14:textId="77777777" w:rsidR="00403725" w:rsidRPr="00502838" w:rsidRDefault="00000000">
      <w:pPr>
        <w:tabs>
          <w:tab w:val="right" w:leader="dot" w:pos="8784"/>
        </w:tabs>
        <w:spacing w:after="0" w:line="240" w:lineRule="auto"/>
        <w:ind w:left="547"/>
      </w:pPr>
      <w:r w:rsidRPr="00502838">
        <w:rPr>
          <w:rPrChange w:id="68" w:author="Shane Gaither" w:date="2026-08-18T21:14:00Z" w16du:dateUtc="2026-08-19T02:14:00Z">
            <w:rPr>
              <w:color w:val="0000FF"/>
            </w:rPr>
          </w:rPrChange>
        </w:rPr>
        <w:t>2.2  Learn the Basic Pieces of an LLM Conversation</w:t>
      </w:r>
      <w:r w:rsidRPr="00502838">
        <w:rPr>
          <w:rPrChange w:id="69" w:author="Shane Gaither" w:date="2026-08-18T21:14:00Z" w16du:dateUtc="2026-08-19T02:14:00Z">
            <w:rPr>
              <w:color w:val="0000FF"/>
            </w:rPr>
          </w:rPrChange>
        </w:rPr>
        <w:tab/>
        <w:t>15</w:t>
      </w:r>
    </w:p>
    <w:p w14:paraId="46EEFB7E" w14:textId="77777777" w:rsidR="00403725" w:rsidRPr="00502838" w:rsidRDefault="00000000">
      <w:pPr>
        <w:tabs>
          <w:tab w:val="right" w:leader="dot" w:pos="8784"/>
        </w:tabs>
        <w:spacing w:after="0" w:line="240" w:lineRule="auto"/>
        <w:ind w:left="547"/>
      </w:pPr>
      <w:r w:rsidRPr="00502838">
        <w:rPr>
          <w:rPrChange w:id="70" w:author="Shane Gaither" w:date="2026-08-18T21:14:00Z" w16du:dateUtc="2026-08-19T02:14:00Z">
            <w:rPr>
              <w:color w:val="0000FF"/>
            </w:rPr>
          </w:rPrChange>
        </w:rPr>
        <w:t>2.3  Understand Context Before You Rely on It</w:t>
      </w:r>
      <w:r w:rsidRPr="00502838">
        <w:rPr>
          <w:rPrChange w:id="71" w:author="Shane Gaither" w:date="2026-08-18T21:14:00Z" w16du:dateUtc="2026-08-19T02:14:00Z">
            <w:rPr>
              <w:color w:val="0000FF"/>
            </w:rPr>
          </w:rPrChange>
        </w:rPr>
        <w:tab/>
        <w:t>15</w:t>
      </w:r>
    </w:p>
    <w:p w14:paraId="5932DDE0" w14:textId="77777777" w:rsidR="00403725" w:rsidRPr="00502838" w:rsidRDefault="00000000">
      <w:pPr>
        <w:tabs>
          <w:tab w:val="right" w:leader="dot" w:pos="8784"/>
        </w:tabs>
        <w:spacing w:after="0" w:line="240" w:lineRule="auto"/>
        <w:ind w:left="547"/>
      </w:pPr>
      <w:r w:rsidRPr="00502838">
        <w:rPr>
          <w:rPrChange w:id="72" w:author="Shane Gaither" w:date="2026-08-18T21:14:00Z" w16du:dateUtc="2026-08-19T02:14:00Z">
            <w:rPr>
              <w:color w:val="0000FF"/>
            </w:rPr>
          </w:rPrChange>
        </w:rPr>
        <w:t>2.4  Create a Project for One Body of Work</w:t>
      </w:r>
      <w:r w:rsidRPr="00502838">
        <w:rPr>
          <w:rPrChange w:id="73" w:author="Shane Gaither" w:date="2026-08-18T21:14:00Z" w16du:dateUtc="2026-08-19T02:14:00Z">
            <w:rPr>
              <w:color w:val="0000FF"/>
            </w:rPr>
          </w:rPrChange>
        </w:rPr>
        <w:tab/>
        <w:t>16</w:t>
      </w:r>
    </w:p>
    <w:p w14:paraId="0F76B0B2" w14:textId="77777777" w:rsidR="00403725" w:rsidRPr="00502838" w:rsidRDefault="00000000">
      <w:pPr>
        <w:tabs>
          <w:tab w:val="right" w:leader="dot" w:pos="8784"/>
        </w:tabs>
        <w:spacing w:after="0" w:line="240" w:lineRule="auto"/>
        <w:ind w:left="547"/>
      </w:pPr>
      <w:r w:rsidRPr="00502838">
        <w:rPr>
          <w:rPrChange w:id="74" w:author="Shane Gaither" w:date="2026-08-18T21:14:00Z" w16du:dateUtc="2026-08-19T02:14:00Z">
            <w:rPr>
              <w:color w:val="0000FF"/>
            </w:rPr>
          </w:rPrChange>
        </w:rPr>
        <w:t>2.5  State the Task or Project Purpose in Plain English</w:t>
      </w:r>
      <w:r w:rsidRPr="00502838">
        <w:rPr>
          <w:rPrChange w:id="75" w:author="Shane Gaither" w:date="2026-08-18T21:14:00Z" w16du:dateUtc="2026-08-19T02:14:00Z">
            <w:rPr>
              <w:color w:val="0000FF"/>
            </w:rPr>
          </w:rPrChange>
        </w:rPr>
        <w:tab/>
        <w:t>17</w:t>
      </w:r>
    </w:p>
    <w:p w14:paraId="576559BB" w14:textId="77777777" w:rsidR="00403725" w:rsidRPr="00502838" w:rsidRDefault="00000000">
      <w:pPr>
        <w:tabs>
          <w:tab w:val="right" w:leader="dot" w:pos="8784"/>
        </w:tabs>
        <w:spacing w:after="0" w:line="240" w:lineRule="auto"/>
        <w:ind w:left="547"/>
      </w:pPr>
      <w:r w:rsidRPr="00502838">
        <w:rPr>
          <w:rPrChange w:id="76" w:author="Shane Gaither" w:date="2026-08-18T21:14:00Z" w16du:dateUtc="2026-08-19T02:14:00Z">
            <w:rPr>
              <w:color w:val="0000FF"/>
            </w:rPr>
          </w:rPrChange>
        </w:rPr>
        <w:t>2.6  Define Role and Scope</w:t>
      </w:r>
      <w:r w:rsidRPr="00502838">
        <w:rPr>
          <w:rPrChange w:id="77" w:author="Shane Gaither" w:date="2026-08-18T21:14:00Z" w16du:dateUtc="2026-08-19T02:14:00Z">
            <w:rPr>
              <w:color w:val="0000FF"/>
            </w:rPr>
          </w:rPrChange>
        </w:rPr>
        <w:tab/>
        <w:t>17</w:t>
      </w:r>
    </w:p>
    <w:p w14:paraId="66303632" w14:textId="77777777" w:rsidR="00403725" w:rsidRPr="00502838" w:rsidRDefault="00000000">
      <w:pPr>
        <w:tabs>
          <w:tab w:val="right" w:leader="dot" w:pos="8784"/>
        </w:tabs>
        <w:spacing w:after="0" w:line="240" w:lineRule="auto"/>
        <w:ind w:left="259"/>
      </w:pPr>
      <w:r w:rsidRPr="00502838">
        <w:rPr>
          <w:rPrChange w:id="78" w:author="Shane Gaither" w:date="2026-08-18T21:14:00Z" w16du:dateUtc="2026-08-19T02:14:00Z">
            <w:rPr>
              <w:color w:val="0000FF"/>
            </w:rPr>
          </w:rPrChange>
        </w:rPr>
        <w:t>PART III — ADD CONTROL WHEN THE PROBLEM APPEARS</w:t>
      </w:r>
      <w:r w:rsidRPr="00502838">
        <w:rPr>
          <w:rPrChange w:id="79" w:author="Shane Gaither" w:date="2026-08-18T21:14:00Z" w16du:dateUtc="2026-08-19T02:14:00Z">
            <w:rPr>
              <w:color w:val="0000FF"/>
            </w:rPr>
          </w:rPrChange>
        </w:rPr>
        <w:tab/>
        <w:t>18</w:t>
      </w:r>
    </w:p>
    <w:p w14:paraId="629BFF24" w14:textId="77777777" w:rsidR="00403725" w:rsidRPr="00502838" w:rsidRDefault="00000000">
      <w:pPr>
        <w:tabs>
          <w:tab w:val="right" w:leader="dot" w:pos="8784"/>
        </w:tabs>
        <w:spacing w:after="0" w:line="240" w:lineRule="auto"/>
        <w:ind w:left="547"/>
      </w:pPr>
      <w:r w:rsidRPr="00502838">
        <w:rPr>
          <w:rPrChange w:id="80" w:author="Shane Gaither" w:date="2026-08-18T21:14:00Z" w16du:dateUtc="2026-08-19T02:14:00Z">
            <w:rPr>
              <w:color w:val="0000FF"/>
            </w:rPr>
          </w:rPrChange>
        </w:rPr>
        <w:t>3.1  Use Reflection Before Execution</w:t>
      </w:r>
      <w:r w:rsidRPr="00502838">
        <w:rPr>
          <w:rPrChange w:id="81" w:author="Shane Gaither" w:date="2026-08-18T21:14:00Z" w16du:dateUtc="2026-08-19T02:14:00Z">
            <w:rPr>
              <w:color w:val="0000FF"/>
            </w:rPr>
          </w:rPrChange>
        </w:rPr>
        <w:tab/>
        <w:t>18</w:t>
      </w:r>
    </w:p>
    <w:p w14:paraId="15980643" w14:textId="77777777" w:rsidR="00403725" w:rsidRPr="00502838" w:rsidRDefault="00000000">
      <w:pPr>
        <w:tabs>
          <w:tab w:val="right" w:leader="dot" w:pos="8784"/>
        </w:tabs>
        <w:spacing w:after="0" w:line="240" w:lineRule="auto"/>
        <w:ind w:left="547"/>
      </w:pPr>
      <w:r w:rsidRPr="00502838">
        <w:rPr>
          <w:rPrChange w:id="82" w:author="Shane Gaither" w:date="2026-08-18T21:14:00Z" w16du:dateUtc="2026-08-19T02:14:00Z">
            <w:rPr>
              <w:color w:val="0000FF"/>
            </w:rPr>
          </w:rPrChange>
        </w:rPr>
        <w:t>3.2  Approve, Then Proceed</w:t>
      </w:r>
      <w:r w:rsidRPr="00502838">
        <w:rPr>
          <w:rPrChange w:id="83" w:author="Shane Gaither" w:date="2026-08-18T21:14:00Z" w16du:dateUtc="2026-08-19T02:14:00Z">
            <w:rPr>
              <w:color w:val="0000FF"/>
            </w:rPr>
          </w:rPrChange>
        </w:rPr>
        <w:tab/>
        <w:t>19</w:t>
      </w:r>
    </w:p>
    <w:p w14:paraId="0434E753" w14:textId="77777777" w:rsidR="00403725" w:rsidRPr="00502838" w:rsidRDefault="00000000">
      <w:pPr>
        <w:tabs>
          <w:tab w:val="right" w:leader="dot" w:pos="8784"/>
        </w:tabs>
        <w:spacing w:after="0" w:line="240" w:lineRule="auto"/>
        <w:ind w:left="547"/>
      </w:pPr>
      <w:r w:rsidRPr="00502838">
        <w:rPr>
          <w:rPrChange w:id="84" w:author="Shane Gaither" w:date="2026-08-18T21:14:00Z" w16du:dateUtc="2026-08-19T02:14:00Z">
            <w:rPr>
              <w:color w:val="0000FF"/>
            </w:rPr>
          </w:rPrChange>
        </w:rPr>
        <w:t>3.3  Work in Stages</w:t>
      </w:r>
      <w:r w:rsidRPr="00502838">
        <w:rPr>
          <w:rPrChange w:id="85" w:author="Shane Gaither" w:date="2026-08-18T21:14:00Z" w16du:dateUtc="2026-08-19T02:14:00Z">
            <w:rPr>
              <w:color w:val="0000FF"/>
            </w:rPr>
          </w:rPrChange>
        </w:rPr>
        <w:tab/>
        <w:t>20</w:t>
      </w:r>
    </w:p>
    <w:p w14:paraId="7C9B0A5B" w14:textId="77777777" w:rsidR="00403725" w:rsidRPr="00502838" w:rsidRDefault="00000000">
      <w:pPr>
        <w:tabs>
          <w:tab w:val="right" w:leader="dot" w:pos="8784"/>
        </w:tabs>
        <w:spacing w:after="0" w:line="240" w:lineRule="auto"/>
        <w:ind w:left="547"/>
      </w:pPr>
      <w:r w:rsidRPr="00502838">
        <w:rPr>
          <w:rPrChange w:id="86" w:author="Shane Gaither" w:date="2026-08-18T21:14:00Z" w16du:dateUtc="2026-08-19T02:14:00Z">
            <w:rPr>
              <w:color w:val="0000FF"/>
            </w:rPr>
          </w:rPrChange>
        </w:rPr>
        <w:t>3.4  Ask What Has Not Been Considered</w:t>
      </w:r>
      <w:r w:rsidRPr="00502838">
        <w:rPr>
          <w:rPrChange w:id="87" w:author="Shane Gaither" w:date="2026-08-18T21:14:00Z" w16du:dateUtc="2026-08-19T02:14:00Z">
            <w:rPr>
              <w:color w:val="0000FF"/>
            </w:rPr>
          </w:rPrChange>
        </w:rPr>
        <w:tab/>
        <w:t>20</w:t>
      </w:r>
    </w:p>
    <w:p w14:paraId="62E92F88" w14:textId="77777777" w:rsidR="00403725" w:rsidRPr="00502838" w:rsidRDefault="00000000">
      <w:pPr>
        <w:tabs>
          <w:tab w:val="right" w:leader="dot" w:pos="8784"/>
        </w:tabs>
        <w:spacing w:after="0" w:line="240" w:lineRule="auto"/>
        <w:ind w:left="547"/>
      </w:pPr>
      <w:r w:rsidRPr="00502838">
        <w:rPr>
          <w:rPrChange w:id="88" w:author="Shane Gaither" w:date="2026-08-18T21:14:00Z" w16du:dateUtc="2026-08-19T02:14:00Z">
            <w:rPr>
              <w:color w:val="0000FF"/>
            </w:rPr>
          </w:rPrChange>
        </w:rPr>
        <w:t>3.5  Iterate Until Diminishing Returns</w:t>
      </w:r>
      <w:r w:rsidRPr="00502838">
        <w:rPr>
          <w:rPrChange w:id="89" w:author="Shane Gaither" w:date="2026-08-18T21:14:00Z" w16du:dateUtc="2026-08-19T02:14:00Z">
            <w:rPr>
              <w:color w:val="0000FF"/>
            </w:rPr>
          </w:rPrChange>
        </w:rPr>
        <w:tab/>
        <w:t>21</w:t>
      </w:r>
    </w:p>
    <w:p w14:paraId="26D15298" w14:textId="77777777" w:rsidR="00403725" w:rsidRPr="00502838" w:rsidRDefault="00000000">
      <w:pPr>
        <w:tabs>
          <w:tab w:val="right" w:leader="dot" w:pos="8784"/>
        </w:tabs>
        <w:spacing w:after="0" w:line="240" w:lineRule="auto"/>
        <w:ind w:left="547"/>
      </w:pPr>
      <w:r w:rsidRPr="00502838">
        <w:rPr>
          <w:rPrChange w:id="90" w:author="Shane Gaither" w:date="2026-08-18T21:14:00Z" w16du:dateUtc="2026-08-19T02:14:00Z">
            <w:rPr>
              <w:color w:val="0000FF"/>
            </w:rPr>
          </w:rPrChange>
        </w:rPr>
        <w:t>3.6  Stop at the Point of Diminishing Returns</w:t>
      </w:r>
      <w:r w:rsidRPr="00502838">
        <w:rPr>
          <w:rPrChange w:id="91" w:author="Shane Gaither" w:date="2026-08-18T21:14:00Z" w16du:dateUtc="2026-08-19T02:14:00Z">
            <w:rPr>
              <w:color w:val="0000FF"/>
            </w:rPr>
          </w:rPrChange>
        </w:rPr>
        <w:tab/>
        <w:t>22</w:t>
      </w:r>
    </w:p>
    <w:p w14:paraId="475A510F" w14:textId="77777777" w:rsidR="00403725" w:rsidRPr="00502838" w:rsidRDefault="00000000">
      <w:pPr>
        <w:tabs>
          <w:tab w:val="right" w:leader="dot" w:pos="8784"/>
        </w:tabs>
        <w:spacing w:after="0" w:line="240" w:lineRule="auto"/>
        <w:ind w:left="547"/>
      </w:pPr>
      <w:r w:rsidRPr="00502838">
        <w:rPr>
          <w:rPrChange w:id="92" w:author="Shane Gaither" w:date="2026-08-18T21:14:00Z" w16du:dateUtc="2026-08-19T02:14:00Z">
            <w:rPr>
              <w:color w:val="0000FF"/>
            </w:rPr>
          </w:rPrChange>
        </w:rPr>
        <w:t>3.7  Preserve One Clear User Path</w:t>
      </w:r>
      <w:r w:rsidRPr="00502838">
        <w:rPr>
          <w:rPrChange w:id="93" w:author="Shane Gaither" w:date="2026-08-18T21:14:00Z" w16du:dateUtc="2026-08-19T02:14:00Z">
            <w:rPr>
              <w:color w:val="0000FF"/>
            </w:rPr>
          </w:rPrChange>
        </w:rPr>
        <w:tab/>
        <w:t>22</w:t>
      </w:r>
    </w:p>
    <w:p w14:paraId="6EE47CFF" w14:textId="77777777" w:rsidR="00403725" w:rsidRPr="00502838" w:rsidRDefault="00000000">
      <w:pPr>
        <w:tabs>
          <w:tab w:val="right" w:leader="dot" w:pos="8784"/>
        </w:tabs>
        <w:spacing w:after="0" w:line="240" w:lineRule="auto"/>
        <w:ind w:left="547"/>
      </w:pPr>
      <w:r w:rsidRPr="00502838">
        <w:rPr>
          <w:rPrChange w:id="94" w:author="Shane Gaither" w:date="2026-08-18T21:14:00Z" w16du:dateUtc="2026-08-19T02:14:00Z">
            <w:rPr>
              <w:color w:val="0000FF"/>
            </w:rPr>
          </w:rPrChange>
        </w:rPr>
        <w:t>3.8  Correct Excess Detail Immediately</w:t>
      </w:r>
      <w:r w:rsidRPr="00502838">
        <w:rPr>
          <w:rPrChange w:id="95" w:author="Shane Gaither" w:date="2026-08-18T21:14:00Z" w16du:dateUtc="2026-08-19T02:14:00Z">
            <w:rPr>
              <w:color w:val="0000FF"/>
            </w:rPr>
          </w:rPrChange>
        </w:rPr>
        <w:tab/>
        <w:t>23</w:t>
      </w:r>
    </w:p>
    <w:p w14:paraId="4E9C2697" w14:textId="77777777" w:rsidR="00403725" w:rsidRPr="00502838" w:rsidRDefault="00000000">
      <w:pPr>
        <w:tabs>
          <w:tab w:val="right" w:leader="dot" w:pos="8784"/>
        </w:tabs>
        <w:spacing w:after="0" w:line="240" w:lineRule="auto"/>
        <w:ind w:left="547"/>
      </w:pPr>
      <w:r w:rsidRPr="00502838">
        <w:rPr>
          <w:rPrChange w:id="96" w:author="Shane Gaither" w:date="2026-08-18T21:14:00Z" w16du:dateUtc="2026-08-19T02:14:00Z">
            <w:rPr>
              <w:color w:val="0000FF"/>
            </w:rPr>
          </w:rPrChange>
        </w:rPr>
        <w:t>3.9  Match the Amount of Control to the Size and Risk of the Task</w:t>
      </w:r>
      <w:r w:rsidRPr="00502838">
        <w:rPr>
          <w:rPrChange w:id="97" w:author="Shane Gaither" w:date="2026-08-18T21:14:00Z" w16du:dateUtc="2026-08-19T02:14:00Z">
            <w:rPr>
              <w:color w:val="0000FF"/>
            </w:rPr>
          </w:rPrChange>
        </w:rPr>
        <w:tab/>
        <w:t>23</w:t>
      </w:r>
    </w:p>
    <w:p w14:paraId="578154AF" w14:textId="77777777" w:rsidR="00403725" w:rsidRPr="00502838" w:rsidRDefault="00000000">
      <w:pPr>
        <w:tabs>
          <w:tab w:val="right" w:leader="dot" w:pos="8784"/>
        </w:tabs>
        <w:spacing w:after="0" w:line="240" w:lineRule="auto"/>
        <w:ind w:left="547"/>
      </w:pPr>
      <w:r w:rsidRPr="00502838">
        <w:rPr>
          <w:rPrChange w:id="98" w:author="Shane Gaither" w:date="2026-08-18T21:14:00Z" w16du:dateUtc="2026-08-19T02:14:00Z">
            <w:rPr>
              <w:color w:val="0000FF"/>
            </w:rPr>
          </w:rPrChange>
        </w:rPr>
        <w:t>3.10  Distinguish Material Ambiguity from Unnecessary Questions</w:t>
      </w:r>
      <w:r w:rsidRPr="00502838">
        <w:rPr>
          <w:rPrChange w:id="99" w:author="Shane Gaither" w:date="2026-08-18T21:14:00Z" w16du:dateUtc="2026-08-19T02:14:00Z">
            <w:rPr>
              <w:color w:val="0000FF"/>
            </w:rPr>
          </w:rPrChange>
        </w:rPr>
        <w:tab/>
        <w:t>24</w:t>
      </w:r>
    </w:p>
    <w:p w14:paraId="179A91A6" w14:textId="77777777" w:rsidR="00403725" w:rsidRPr="00502838" w:rsidRDefault="00000000">
      <w:pPr>
        <w:tabs>
          <w:tab w:val="right" w:leader="dot" w:pos="8784"/>
        </w:tabs>
        <w:spacing w:after="0" w:line="240" w:lineRule="auto"/>
        <w:ind w:left="547"/>
      </w:pPr>
      <w:r w:rsidRPr="00502838">
        <w:rPr>
          <w:rPrChange w:id="100" w:author="Shane Gaither" w:date="2026-08-18T21:14:00Z" w16du:dateUtc="2026-08-19T02:14:00Z">
            <w:rPr>
              <w:color w:val="0000FF"/>
            </w:rPr>
          </w:rPrChange>
        </w:rPr>
        <w:t>3.11  Reapprove Material Scope Changes</w:t>
      </w:r>
      <w:r w:rsidRPr="00502838">
        <w:rPr>
          <w:rPrChange w:id="101" w:author="Shane Gaither" w:date="2026-08-18T21:14:00Z" w16du:dateUtc="2026-08-19T02:14:00Z">
            <w:rPr>
              <w:color w:val="0000FF"/>
            </w:rPr>
          </w:rPrChange>
        </w:rPr>
        <w:tab/>
        <w:t>25</w:t>
      </w:r>
    </w:p>
    <w:p w14:paraId="1FD23924" w14:textId="77777777" w:rsidR="00403725" w:rsidRPr="00502838" w:rsidRDefault="00000000">
      <w:pPr>
        <w:tabs>
          <w:tab w:val="right" w:leader="dot" w:pos="8784"/>
        </w:tabs>
        <w:spacing w:after="0" w:line="240" w:lineRule="auto"/>
        <w:ind w:left="547"/>
      </w:pPr>
      <w:r w:rsidRPr="00502838">
        <w:rPr>
          <w:rPrChange w:id="102" w:author="Shane Gaither" w:date="2026-08-18T21:14:00Z" w16du:dateUtc="2026-08-19T02:14:00Z">
            <w:rPr>
              <w:color w:val="0000FF"/>
            </w:rPr>
          </w:rPrChange>
        </w:rPr>
        <w:t>3.12  Keep Planning, Critique, Editing, and Execution Separate</w:t>
      </w:r>
      <w:r w:rsidRPr="00502838">
        <w:rPr>
          <w:rPrChange w:id="103" w:author="Shane Gaither" w:date="2026-08-18T21:14:00Z" w16du:dateUtc="2026-08-19T02:14:00Z">
            <w:rPr>
              <w:color w:val="0000FF"/>
            </w:rPr>
          </w:rPrChange>
        </w:rPr>
        <w:tab/>
        <w:t>25</w:t>
      </w:r>
    </w:p>
    <w:p w14:paraId="5EE6D785" w14:textId="77777777" w:rsidR="00403725" w:rsidRPr="00502838" w:rsidRDefault="00000000">
      <w:pPr>
        <w:tabs>
          <w:tab w:val="right" w:leader="dot" w:pos="8784"/>
        </w:tabs>
        <w:spacing w:after="0" w:line="240" w:lineRule="auto"/>
        <w:ind w:left="259"/>
      </w:pPr>
      <w:r w:rsidRPr="00502838">
        <w:rPr>
          <w:rPrChange w:id="104" w:author="Shane Gaither" w:date="2026-08-18T21:14:00Z" w16du:dateUtc="2026-08-19T02:14:00Z">
            <w:rPr>
              <w:color w:val="0000FF"/>
            </w:rPr>
          </w:rPrChange>
        </w:rPr>
        <w:t>PART IV — CONTROL LANGUAGE</w:t>
      </w:r>
      <w:r w:rsidRPr="00502838">
        <w:rPr>
          <w:rPrChange w:id="105" w:author="Shane Gaither" w:date="2026-08-18T21:14:00Z" w16du:dateUtc="2026-08-19T02:14:00Z">
            <w:rPr>
              <w:color w:val="0000FF"/>
            </w:rPr>
          </w:rPrChange>
        </w:rPr>
        <w:tab/>
        <w:t>27</w:t>
      </w:r>
    </w:p>
    <w:p w14:paraId="58E6E10E" w14:textId="77777777" w:rsidR="00403725" w:rsidRPr="00502838" w:rsidRDefault="00000000">
      <w:pPr>
        <w:tabs>
          <w:tab w:val="right" w:leader="dot" w:pos="8784"/>
        </w:tabs>
        <w:spacing w:after="0" w:line="240" w:lineRule="auto"/>
        <w:ind w:left="547"/>
      </w:pPr>
      <w:r w:rsidRPr="00502838">
        <w:rPr>
          <w:rPrChange w:id="106" w:author="Shane Gaither" w:date="2026-08-18T21:14:00Z" w16du:dateUtc="2026-08-19T02:14:00Z">
            <w:rPr>
              <w:color w:val="0000FF"/>
            </w:rPr>
          </w:rPrChange>
        </w:rPr>
        <w:t>4.1  Command Quick Reference</w:t>
      </w:r>
      <w:r w:rsidRPr="00502838">
        <w:rPr>
          <w:rPrChange w:id="107" w:author="Shane Gaither" w:date="2026-08-18T21:14:00Z" w16du:dateUtc="2026-08-19T02:14:00Z">
            <w:rPr>
              <w:color w:val="0000FF"/>
            </w:rPr>
          </w:rPrChange>
        </w:rPr>
        <w:tab/>
        <w:t>27</w:t>
      </w:r>
    </w:p>
    <w:p w14:paraId="2C54CAD3" w14:textId="77777777" w:rsidR="00403725" w:rsidRPr="00502838" w:rsidRDefault="00000000">
      <w:pPr>
        <w:tabs>
          <w:tab w:val="right" w:leader="dot" w:pos="8784"/>
        </w:tabs>
        <w:spacing w:after="0" w:line="240" w:lineRule="auto"/>
        <w:ind w:left="547"/>
      </w:pPr>
      <w:r w:rsidRPr="00502838">
        <w:rPr>
          <w:rPrChange w:id="108" w:author="Shane Gaither" w:date="2026-08-18T21:14:00Z" w16du:dateUtc="2026-08-19T02:14:00Z">
            <w:rPr>
              <w:color w:val="0000FF"/>
            </w:rPr>
          </w:rPrChange>
        </w:rPr>
        <w:t>4.2  Reflect</w:t>
      </w:r>
      <w:r w:rsidRPr="00502838">
        <w:rPr>
          <w:rPrChange w:id="109" w:author="Shane Gaither" w:date="2026-08-18T21:14:00Z" w16du:dateUtc="2026-08-19T02:14:00Z">
            <w:rPr>
              <w:color w:val="0000FF"/>
            </w:rPr>
          </w:rPrChange>
        </w:rPr>
        <w:tab/>
        <w:t>27</w:t>
      </w:r>
    </w:p>
    <w:p w14:paraId="4BF5DA57" w14:textId="77777777" w:rsidR="00403725" w:rsidRPr="00502838" w:rsidRDefault="00000000">
      <w:pPr>
        <w:tabs>
          <w:tab w:val="right" w:leader="dot" w:pos="8784"/>
        </w:tabs>
        <w:spacing w:after="0" w:line="240" w:lineRule="auto"/>
        <w:ind w:left="547"/>
      </w:pPr>
      <w:r w:rsidRPr="00502838">
        <w:rPr>
          <w:rPrChange w:id="110" w:author="Shane Gaither" w:date="2026-08-18T21:14:00Z" w16du:dateUtc="2026-08-19T02:14:00Z">
            <w:rPr>
              <w:color w:val="0000FF"/>
            </w:rPr>
          </w:rPrChange>
        </w:rPr>
        <w:t>4.3  Approved</w:t>
      </w:r>
      <w:r w:rsidRPr="00502838">
        <w:rPr>
          <w:rPrChange w:id="111" w:author="Shane Gaither" w:date="2026-08-18T21:14:00Z" w16du:dateUtc="2026-08-19T02:14:00Z">
            <w:rPr>
              <w:color w:val="0000FF"/>
            </w:rPr>
          </w:rPrChange>
        </w:rPr>
        <w:tab/>
        <w:t>28</w:t>
      </w:r>
    </w:p>
    <w:p w14:paraId="31C625B5" w14:textId="77777777" w:rsidR="00403725" w:rsidRPr="00502838" w:rsidRDefault="00000000">
      <w:pPr>
        <w:tabs>
          <w:tab w:val="right" w:leader="dot" w:pos="8784"/>
        </w:tabs>
        <w:spacing w:after="0" w:line="240" w:lineRule="auto"/>
        <w:ind w:left="547"/>
      </w:pPr>
      <w:r w:rsidRPr="00502838">
        <w:rPr>
          <w:rPrChange w:id="112" w:author="Shane Gaither" w:date="2026-08-18T21:14:00Z" w16du:dateUtc="2026-08-19T02:14:00Z">
            <w:rPr>
              <w:color w:val="0000FF"/>
            </w:rPr>
          </w:rPrChange>
        </w:rPr>
        <w:t>4.4  Proceed</w:t>
      </w:r>
      <w:r w:rsidRPr="00502838">
        <w:rPr>
          <w:rPrChange w:id="113" w:author="Shane Gaither" w:date="2026-08-18T21:14:00Z" w16du:dateUtc="2026-08-19T02:14:00Z">
            <w:rPr>
              <w:color w:val="0000FF"/>
            </w:rPr>
          </w:rPrChange>
        </w:rPr>
        <w:tab/>
        <w:t>28</w:t>
      </w:r>
    </w:p>
    <w:p w14:paraId="19A14C06" w14:textId="77777777" w:rsidR="00403725" w:rsidRPr="00502838" w:rsidRDefault="00000000">
      <w:pPr>
        <w:tabs>
          <w:tab w:val="right" w:leader="dot" w:pos="8784"/>
        </w:tabs>
        <w:spacing w:after="0" w:line="240" w:lineRule="auto"/>
        <w:ind w:left="547"/>
      </w:pPr>
      <w:r w:rsidRPr="00502838">
        <w:rPr>
          <w:rPrChange w:id="114" w:author="Shane Gaither" w:date="2026-08-18T21:14:00Z" w16du:dateUtc="2026-08-19T02:14:00Z">
            <w:rPr>
              <w:color w:val="0000FF"/>
            </w:rPr>
          </w:rPrChange>
        </w:rPr>
        <w:t>4.5  Iterate</w:t>
      </w:r>
      <w:r w:rsidRPr="00502838">
        <w:rPr>
          <w:rPrChange w:id="115" w:author="Shane Gaither" w:date="2026-08-18T21:14:00Z" w16du:dateUtc="2026-08-19T02:14:00Z">
            <w:rPr>
              <w:color w:val="0000FF"/>
            </w:rPr>
          </w:rPrChange>
        </w:rPr>
        <w:tab/>
        <w:t>29</w:t>
      </w:r>
    </w:p>
    <w:p w14:paraId="5BEE4FA7" w14:textId="77777777" w:rsidR="00403725" w:rsidRPr="00502838" w:rsidRDefault="00000000">
      <w:pPr>
        <w:tabs>
          <w:tab w:val="right" w:leader="dot" w:pos="8784"/>
        </w:tabs>
        <w:spacing w:after="0" w:line="240" w:lineRule="auto"/>
        <w:ind w:left="547"/>
      </w:pPr>
      <w:r w:rsidRPr="00502838">
        <w:rPr>
          <w:rPrChange w:id="116" w:author="Shane Gaither" w:date="2026-08-18T21:14:00Z" w16du:dateUtc="2026-08-19T02:14:00Z">
            <w:rPr>
              <w:color w:val="0000FF"/>
            </w:rPr>
          </w:rPrChange>
        </w:rPr>
        <w:t>4.6  NFAR</w:t>
      </w:r>
      <w:r w:rsidRPr="00502838">
        <w:rPr>
          <w:rPrChange w:id="117" w:author="Shane Gaither" w:date="2026-08-18T21:14:00Z" w16du:dateUtc="2026-08-19T02:14:00Z">
            <w:rPr>
              <w:color w:val="0000FF"/>
            </w:rPr>
          </w:rPrChange>
        </w:rPr>
        <w:tab/>
        <w:t>29</w:t>
      </w:r>
    </w:p>
    <w:p w14:paraId="6072B2D3" w14:textId="77777777" w:rsidR="00403725" w:rsidRPr="00502838" w:rsidRDefault="00000000">
      <w:pPr>
        <w:tabs>
          <w:tab w:val="right" w:leader="dot" w:pos="8784"/>
        </w:tabs>
        <w:spacing w:after="0" w:line="240" w:lineRule="auto"/>
        <w:ind w:left="547"/>
      </w:pPr>
      <w:r w:rsidRPr="00502838">
        <w:rPr>
          <w:rPrChange w:id="118" w:author="Shane Gaither" w:date="2026-08-18T21:14:00Z" w16du:dateUtc="2026-08-19T02:14:00Z">
            <w:rPr>
              <w:color w:val="0000FF"/>
            </w:rPr>
          </w:rPrChange>
        </w:rPr>
        <w:t>4.7  Stand By</w:t>
      </w:r>
      <w:r w:rsidRPr="00502838">
        <w:rPr>
          <w:rPrChange w:id="119" w:author="Shane Gaither" w:date="2026-08-18T21:14:00Z" w16du:dateUtc="2026-08-19T02:14:00Z">
            <w:rPr>
              <w:color w:val="0000FF"/>
            </w:rPr>
          </w:rPrChange>
        </w:rPr>
        <w:tab/>
        <w:t>30</w:t>
      </w:r>
    </w:p>
    <w:p w14:paraId="2B433DD7" w14:textId="77777777" w:rsidR="00403725" w:rsidRPr="00502838" w:rsidRDefault="00000000">
      <w:pPr>
        <w:tabs>
          <w:tab w:val="right" w:leader="dot" w:pos="8784"/>
        </w:tabs>
        <w:spacing w:after="0" w:line="240" w:lineRule="auto"/>
        <w:ind w:left="547"/>
      </w:pPr>
      <w:r w:rsidRPr="00502838">
        <w:rPr>
          <w:rPrChange w:id="120" w:author="Shane Gaither" w:date="2026-08-18T21:14:00Z" w16du:dateUtc="2026-08-19T02:14:00Z">
            <w:rPr>
              <w:color w:val="0000FF"/>
            </w:rPr>
          </w:rPrChange>
        </w:rPr>
        <w:t>4.8  TMI</w:t>
      </w:r>
      <w:r w:rsidRPr="00502838">
        <w:rPr>
          <w:rPrChange w:id="121" w:author="Shane Gaither" w:date="2026-08-18T21:14:00Z" w16du:dateUtc="2026-08-19T02:14:00Z">
            <w:rPr>
              <w:color w:val="0000FF"/>
            </w:rPr>
          </w:rPrChange>
        </w:rPr>
        <w:tab/>
        <w:t>31</w:t>
      </w:r>
    </w:p>
    <w:p w14:paraId="4DA83E3E" w14:textId="77777777" w:rsidR="00403725" w:rsidRPr="00502838" w:rsidRDefault="00000000">
      <w:pPr>
        <w:tabs>
          <w:tab w:val="right" w:leader="dot" w:pos="8784"/>
        </w:tabs>
        <w:spacing w:after="0" w:line="240" w:lineRule="auto"/>
        <w:ind w:left="547"/>
      </w:pPr>
      <w:r w:rsidRPr="00502838">
        <w:rPr>
          <w:rPrChange w:id="122" w:author="Shane Gaither" w:date="2026-08-18T21:14:00Z" w16du:dateUtc="2026-08-19T02:14:00Z">
            <w:rPr>
              <w:color w:val="0000FF"/>
            </w:rPr>
          </w:rPrChange>
        </w:rPr>
        <w:t>4.9  Combined Commands and Precedence</w:t>
      </w:r>
      <w:r w:rsidRPr="00502838">
        <w:rPr>
          <w:rPrChange w:id="123" w:author="Shane Gaither" w:date="2026-08-18T21:14:00Z" w16du:dateUtc="2026-08-19T02:14:00Z">
            <w:rPr>
              <w:color w:val="0000FF"/>
            </w:rPr>
          </w:rPrChange>
        </w:rPr>
        <w:tab/>
        <w:t>31</w:t>
      </w:r>
    </w:p>
    <w:p w14:paraId="4A68A1E5" w14:textId="77777777" w:rsidR="00403725" w:rsidRPr="00502838" w:rsidRDefault="00000000">
      <w:pPr>
        <w:tabs>
          <w:tab w:val="right" w:leader="dot" w:pos="8784"/>
        </w:tabs>
        <w:spacing w:after="0" w:line="240" w:lineRule="auto"/>
        <w:ind w:left="259"/>
      </w:pPr>
      <w:r w:rsidRPr="00502838">
        <w:rPr>
          <w:rPrChange w:id="124" w:author="Shane Gaither" w:date="2026-08-18T21:14:00Z" w16du:dateUtc="2026-08-19T02:14:00Z">
            <w:rPr>
              <w:color w:val="0000FF"/>
            </w:rPr>
          </w:rPrChange>
        </w:rPr>
        <w:t>PART V — ARTIFACTS AND SOURCE CONTROL</w:t>
      </w:r>
      <w:r w:rsidRPr="00502838">
        <w:rPr>
          <w:rPrChange w:id="125" w:author="Shane Gaither" w:date="2026-08-18T21:14:00Z" w16du:dateUtc="2026-08-19T02:14:00Z">
            <w:rPr>
              <w:color w:val="0000FF"/>
            </w:rPr>
          </w:rPrChange>
        </w:rPr>
        <w:tab/>
        <w:t>33</w:t>
      </w:r>
    </w:p>
    <w:p w14:paraId="2B17B213" w14:textId="77777777" w:rsidR="00403725" w:rsidRPr="00502838" w:rsidRDefault="00000000">
      <w:pPr>
        <w:tabs>
          <w:tab w:val="right" w:leader="dot" w:pos="8784"/>
        </w:tabs>
        <w:spacing w:after="0" w:line="240" w:lineRule="auto"/>
        <w:ind w:left="547"/>
      </w:pPr>
      <w:r w:rsidRPr="00502838">
        <w:rPr>
          <w:rPrChange w:id="126" w:author="Shane Gaither" w:date="2026-08-18T21:14:00Z" w16du:dateUtc="2026-08-19T02:14:00Z">
            <w:rPr>
              <w:color w:val="0000FF"/>
            </w:rPr>
          </w:rPrChange>
        </w:rPr>
        <w:t>5.1  Planning Versus Artifact Creation</w:t>
      </w:r>
      <w:r w:rsidRPr="00502838">
        <w:rPr>
          <w:rPrChange w:id="127" w:author="Shane Gaither" w:date="2026-08-18T21:14:00Z" w16du:dateUtc="2026-08-19T02:14:00Z">
            <w:rPr>
              <w:color w:val="0000FF"/>
            </w:rPr>
          </w:rPrChange>
        </w:rPr>
        <w:tab/>
        <w:t>33</w:t>
      </w:r>
    </w:p>
    <w:p w14:paraId="47173B40" w14:textId="77777777" w:rsidR="00403725" w:rsidRPr="00502838" w:rsidRDefault="00000000">
      <w:pPr>
        <w:tabs>
          <w:tab w:val="right" w:leader="dot" w:pos="8784"/>
        </w:tabs>
        <w:spacing w:after="0" w:line="240" w:lineRule="auto"/>
        <w:ind w:left="547"/>
      </w:pPr>
      <w:r w:rsidRPr="00502838">
        <w:rPr>
          <w:rPrChange w:id="128" w:author="Shane Gaither" w:date="2026-08-18T21:14:00Z" w16du:dateUtc="2026-08-19T02:14:00Z">
            <w:rPr>
              <w:color w:val="0000FF"/>
            </w:rPr>
          </w:rPrChange>
        </w:rPr>
        <w:t>5.2  What an Artifact Is</w:t>
      </w:r>
      <w:r w:rsidRPr="00502838">
        <w:rPr>
          <w:rPrChange w:id="129" w:author="Shane Gaither" w:date="2026-08-18T21:14:00Z" w16du:dateUtc="2026-08-19T02:14:00Z">
            <w:rPr>
              <w:color w:val="0000FF"/>
            </w:rPr>
          </w:rPrChange>
        </w:rPr>
        <w:tab/>
        <w:t>33</w:t>
      </w:r>
    </w:p>
    <w:p w14:paraId="6148D081" w14:textId="77777777" w:rsidR="00403725" w:rsidRPr="00502838" w:rsidRDefault="00000000">
      <w:pPr>
        <w:tabs>
          <w:tab w:val="right" w:leader="dot" w:pos="8784"/>
        </w:tabs>
        <w:spacing w:after="0" w:line="240" w:lineRule="auto"/>
        <w:ind w:left="547"/>
      </w:pPr>
      <w:r w:rsidRPr="00502838">
        <w:rPr>
          <w:rPrChange w:id="130" w:author="Shane Gaither" w:date="2026-08-18T21:14:00Z" w16du:dateUtc="2026-08-19T02:14:00Z">
            <w:rPr>
              <w:color w:val="0000FF"/>
            </w:rPr>
          </w:rPrChange>
        </w:rPr>
        <w:t>5.3  Artifact Types</w:t>
      </w:r>
      <w:r w:rsidRPr="00502838">
        <w:rPr>
          <w:rPrChange w:id="131" w:author="Shane Gaither" w:date="2026-08-18T21:14:00Z" w16du:dateUtc="2026-08-19T02:14:00Z">
            <w:rPr>
              <w:color w:val="0000FF"/>
            </w:rPr>
          </w:rPrChange>
        </w:rPr>
        <w:tab/>
        <w:t>34</w:t>
      </w:r>
    </w:p>
    <w:p w14:paraId="4173BEED" w14:textId="77777777" w:rsidR="00403725" w:rsidRPr="00502838" w:rsidRDefault="00000000">
      <w:pPr>
        <w:tabs>
          <w:tab w:val="right" w:leader="dot" w:pos="8784"/>
        </w:tabs>
        <w:spacing w:after="0" w:line="240" w:lineRule="auto"/>
        <w:ind w:left="835"/>
      </w:pPr>
      <w:r w:rsidRPr="00502838">
        <w:rPr>
          <w:rPrChange w:id="132" w:author="Shane Gaither" w:date="2026-08-18T21:14:00Z" w16du:dateUtc="2026-08-19T02:14:00Z">
            <w:rPr>
              <w:color w:val="0000FF"/>
            </w:rPr>
          </w:rPrChange>
        </w:rPr>
        <w:lastRenderedPageBreak/>
        <w:t>MD — Markdown</w:t>
      </w:r>
      <w:r w:rsidRPr="00502838">
        <w:rPr>
          <w:rPrChange w:id="133" w:author="Shane Gaither" w:date="2026-08-18T21:14:00Z" w16du:dateUtc="2026-08-19T02:14:00Z">
            <w:rPr>
              <w:color w:val="0000FF"/>
            </w:rPr>
          </w:rPrChange>
        </w:rPr>
        <w:tab/>
        <w:t>34</w:t>
      </w:r>
    </w:p>
    <w:p w14:paraId="107070AD" w14:textId="77777777" w:rsidR="00403725" w:rsidRPr="00502838" w:rsidRDefault="00000000">
      <w:pPr>
        <w:tabs>
          <w:tab w:val="right" w:leader="dot" w:pos="8784"/>
        </w:tabs>
        <w:spacing w:after="0" w:line="240" w:lineRule="auto"/>
        <w:ind w:left="835"/>
      </w:pPr>
      <w:r w:rsidRPr="00502838">
        <w:rPr>
          <w:rPrChange w:id="134" w:author="Shane Gaither" w:date="2026-08-18T21:14:00Z" w16du:dateUtc="2026-08-19T02:14:00Z">
            <w:rPr>
              <w:color w:val="0000FF"/>
            </w:rPr>
          </w:rPrChange>
        </w:rPr>
        <w:t>DOCX — Microsoft Word</w:t>
      </w:r>
      <w:r w:rsidRPr="00502838">
        <w:rPr>
          <w:rPrChange w:id="135" w:author="Shane Gaither" w:date="2026-08-18T21:14:00Z" w16du:dateUtc="2026-08-19T02:14:00Z">
            <w:rPr>
              <w:color w:val="0000FF"/>
            </w:rPr>
          </w:rPrChange>
        </w:rPr>
        <w:tab/>
        <w:t>34</w:t>
      </w:r>
    </w:p>
    <w:p w14:paraId="449F69E0" w14:textId="77777777" w:rsidR="00403725" w:rsidRPr="00502838" w:rsidRDefault="00000000">
      <w:pPr>
        <w:tabs>
          <w:tab w:val="right" w:leader="dot" w:pos="8784"/>
        </w:tabs>
        <w:spacing w:after="0" w:line="240" w:lineRule="auto"/>
        <w:ind w:left="835"/>
      </w:pPr>
      <w:r w:rsidRPr="00502838">
        <w:rPr>
          <w:rPrChange w:id="136" w:author="Shane Gaither" w:date="2026-08-18T21:14:00Z" w16du:dateUtc="2026-08-19T02:14:00Z">
            <w:rPr>
              <w:color w:val="0000FF"/>
            </w:rPr>
          </w:rPrChange>
        </w:rPr>
        <w:t>PDF — Portable Document Format</w:t>
      </w:r>
      <w:r w:rsidRPr="00502838">
        <w:rPr>
          <w:rPrChange w:id="137" w:author="Shane Gaither" w:date="2026-08-18T21:14:00Z" w16du:dateUtc="2026-08-19T02:14:00Z">
            <w:rPr>
              <w:color w:val="0000FF"/>
            </w:rPr>
          </w:rPrChange>
        </w:rPr>
        <w:tab/>
        <w:t>34</w:t>
      </w:r>
    </w:p>
    <w:p w14:paraId="32AD85BA" w14:textId="77777777" w:rsidR="00403725" w:rsidRPr="00502838" w:rsidRDefault="00000000">
      <w:pPr>
        <w:tabs>
          <w:tab w:val="right" w:leader="dot" w:pos="8784"/>
        </w:tabs>
        <w:spacing w:after="0" w:line="240" w:lineRule="auto"/>
        <w:ind w:left="835"/>
      </w:pPr>
      <w:r w:rsidRPr="00502838">
        <w:rPr>
          <w:rPrChange w:id="138" w:author="Shane Gaither" w:date="2026-08-18T21:14:00Z" w16du:dateUtc="2026-08-19T02:14:00Z">
            <w:rPr>
              <w:color w:val="0000FF"/>
            </w:rPr>
          </w:rPrChange>
        </w:rPr>
        <w:t>XLSX — Microsoft Excel</w:t>
      </w:r>
      <w:r w:rsidRPr="00502838">
        <w:rPr>
          <w:rPrChange w:id="139" w:author="Shane Gaither" w:date="2026-08-18T21:14:00Z" w16du:dateUtc="2026-08-19T02:14:00Z">
            <w:rPr>
              <w:color w:val="0000FF"/>
            </w:rPr>
          </w:rPrChange>
        </w:rPr>
        <w:tab/>
        <w:t>35</w:t>
      </w:r>
    </w:p>
    <w:p w14:paraId="45EFF1C2" w14:textId="77777777" w:rsidR="00403725" w:rsidRPr="00502838" w:rsidRDefault="00000000">
      <w:pPr>
        <w:tabs>
          <w:tab w:val="right" w:leader="dot" w:pos="8784"/>
        </w:tabs>
        <w:spacing w:after="0" w:line="240" w:lineRule="auto"/>
        <w:ind w:left="547"/>
      </w:pPr>
      <w:r w:rsidRPr="00502838">
        <w:rPr>
          <w:rPrChange w:id="140" w:author="Shane Gaither" w:date="2026-08-18T21:14:00Z" w16du:dateUtc="2026-08-19T02:14:00Z">
            <w:rPr>
              <w:color w:val="0000FF"/>
            </w:rPr>
          </w:rPrChange>
        </w:rPr>
        <w:t>5.4  Making Artifacts Execution-Ready</w:t>
      </w:r>
      <w:r w:rsidRPr="00502838">
        <w:rPr>
          <w:rPrChange w:id="141" w:author="Shane Gaither" w:date="2026-08-18T21:14:00Z" w16du:dateUtc="2026-08-19T02:14:00Z">
            <w:rPr>
              <w:color w:val="0000FF"/>
            </w:rPr>
          </w:rPrChange>
        </w:rPr>
        <w:tab/>
        <w:t>35</w:t>
      </w:r>
    </w:p>
    <w:p w14:paraId="211A7A5E" w14:textId="77777777" w:rsidR="00403725" w:rsidRPr="00502838" w:rsidRDefault="00000000">
      <w:pPr>
        <w:tabs>
          <w:tab w:val="right" w:leader="dot" w:pos="8784"/>
        </w:tabs>
        <w:spacing w:after="0" w:line="240" w:lineRule="auto"/>
        <w:ind w:left="547"/>
      </w:pPr>
      <w:r w:rsidRPr="00502838">
        <w:rPr>
          <w:rPrChange w:id="142" w:author="Shane Gaither" w:date="2026-08-18T21:14:00Z" w16du:dateUtc="2026-08-19T02:14:00Z">
            <w:rPr>
              <w:color w:val="0000FF"/>
            </w:rPr>
          </w:rPrChange>
        </w:rPr>
        <w:t>5.5  Canonical Sources and Derivatives</w:t>
      </w:r>
      <w:r w:rsidRPr="00502838">
        <w:rPr>
          <w:rPrChange w:id="143" w:author="Shane Gaither" w:date="2026-08-18T21:14:00Z" w16du:dateUtc="2026-08-19T02:14:00Z">
            <w:rPr>
              <w:color w:val="0000FF"/>
            </w:rPr>
          </w:rPrChange>
        </w:rPr>
        <w:tab/>
        <w:t>36</w:t>
      </w:r>
    </w:p>
    <w:p w14:paraId="0FD5284A" w14:textId="77777777" w:rsidR="00403725" w:rsidRPr="00502838" w:rsidRDefault="00000000">
      <w:pPr>
        <w:tabs>
          <w:tab w:val="right" w:leader="dot" w:pos="8784"/>
        </w:tabs>
        <w:spacing w:after="0" w:line="240" w:lineRule="auto"/>
        <w:ind w:left="547"/>
      </w:pPr>
      <w:r w:rsidRPr="00502838">
        <w:rPr>
          <w:rPrChange w:id="144" w:author="Shane Gaither" w:date="2026-08-18T21:14:00Z" w16du:dateUtc="2026-08-19T02:14:00Z">
            <w:rPr>
              <w:color w:val="0000FF"/>
            </w:rPr>
          </w:rPrChange>
        </w:rPr>
        <w:t>5.6  Editing Versus Regeneration</w:t>
      </w:r>
      <w:r w:rsidRPr="00502838">
        <w:rPr>
          <w:rPrChange w:id="145" w:author="Shane Gaither" w:date="2026-08-18T21:14:00Z" w16du:dateUtc="2026-08-19T02:14:00Z">
            <w:rPr>
              <w:color w:val="0000FF"/>
            </w:rPr>
          </w:rPrChange>
        </w:rPr>
        <w:tab/>
        <w:t>37</w:t>
      </w:r>
    </w:p>
    <w:p w14:paraId="7F7764F0" w14:textId="77777777" w:rsidR="00403725" w:rsidRPr="00502838" w:rsidRDefault="00000000">
      <w:pPr>
        <w:tabs>
          <w:tab w:val="right" w:leader="dot" w:pos="8784"/>
        </w:tabs>
        <w:spacing w:after="0" w:line="240" w:lineRule="auto"/>
        <w:ind w:left="835"/>
      </w:pPr>
      <w:r w:rsidRPr="00502838">
        <w:rPr>
          <w:rPrChange w:id="146" w:author="Shane Gaither" w:date="2026-08-18T21:14:00Z" w16du:dateUtc="2026-08-19T02:14:00Z">
            <w:rPr>
              <w:color w:val="0000FF"/>
            </w:rPr>
          </w:rPrChange>
        </w:rPr>
        <w:t>Recovery from a Bad Edit</w:t>
      </w:r>
      <w:r w:rsidRPr="00502838">
        <w:rPr>
          <w:rPrChange w:id="147" w:author="Shane Gaither" w:date="2026-08-18T21:14:00Z" w16du:dateUtc="2026-08-19T02:14:00Z">
            <w:rPr>
              <w:color w:val="0000FF"/>
            </w:rPr>
          </w:rPrChange>
        </w:rPr>
        <w:tab/>
        <w:t>37</w:t>
      </w:r>
    </w:p>
    <w:p w14:paraId="22684506" w14:textId="77777777" w:rsidR="00403725" w:rsidRPr="00502838" w:rsidRDefault="00000000">
      <w:pPr>
        <w:tabs>
          <w:tab w:val="right" w:leader="dot" w:pos="8784"/>
        </w:tabs>
        <w:spacing w:after="0" w:line="240" w:lineRule="auto"/>
        <w:ind w:left="547"/>
      </w:pPr>
      <w:r w:rsidRPr="00502838">
        <w:rPr>
          <w:rPrChange w:id="148" w:author="Shane Gaither" w:date="2026-08-18T21:14:00Z" w16du:dateUtc="2026-08-19T02:14:00Z">
            <w:rPr>
              <w:color w:val="0000FF"/>
            </w:rPr>
          </w:rPrChange>
        </w:rPr>
        <w:t>5.7  Guard Against Omission and Truncation</w:t>
      </w:r>
      <w:r w:rsidRPr="00502838">
        <w:rPr>
          <w:rPrChange w:id="149" w:author="Shane Gaither" w:date="2026-08-18T21:14:00Z" w16du:dateUtc="2026-08-19T02:14:00Z">
            <w:rPr>
              <w:color w:val="0000FF"/>
            </w:rPr>
          </w:rPrChange>
        </w:rPr>
        <w:tab/>
        <w:t>38</w:t>
      </w:r>
    </w:p>
    <w:p w14:paraId="152CB825" w14:textId="77777777" w:rsidR="00403725" w:rsidRPr="00502838" w:rsidRDefault="00000000">
      <w:pPr>
        <w:tabs>
          <w:tab w:val="right" w:leader="dot" w:pos="8784"/>
        </w:tabs>
        <w:spacing w:after="0" w:line="240" w:lineRule="auto"/>
        <w:ind w:left="547"/>
      </w:pPr>
      <w:r w:rsidRPr="00502838">
        <w:rPr>
          <w:rPrChange w:id="150" w:author="Shane Gaither" w:date="2026-08-18T21:14:00Z" w16du:dateUtc="2026-08-19T02:14:00Z">
            <w:rPr>
              <w:color w:val="0000FF"/>
            </w:rPr>
          </w:rPrChange>
        </w:rPr>
        <w:t>5.8  Version Control and History</w:t>
      </w:r>
      <w:r w:rsidRPr="00502838">
        <w:rPr>
          <w:rPrChange w:id="151" w:author="Shane Gaither" w:date="2026-08-18T21:14:00Z" w16du:dateUtc="2026-08-19T02:14:00Z">
            <w:rPr>
              <w:color w:val="0000FF"/>
            </w:rPr>
          </w:rPrChange>
        </w:rPr>
        <w:tab/>
        <w:t>38</w:t>
      </w:r>
    </w:p>
    <w:p w14:paraId="6FA1296C" w14:textId="77777777" w:rsidR="00403725" w:rsidRPr="00502838" w:rsidRDefault="00000000">
      <w:pPr>
        <w:tabs>
          <w:tab w:val="right" w:leader="dot" w:pos="8784"/>
        </w:tabs>
        <w:spacing w:after="0" w:line="240" w:lineRule="auto"/>
        <w:ind w:left="547"/>
      </w:pPr>
      <w:r w:rsidRPr="00502838">
        <w:rPr>
          <w:rPrChange w:id="152" w:author="Shane Gaither" w:date="2026-08-18T21:14:00Z" w16du:dateUtc="2026-08-19T02:14:00Z">
            <w:rPr>
              <w:color w:val="0000FF"/>
            </w:rPr>
          </w:rPrChange>
        </w:rPr>
        <w:t>5.9  Promote a Derivative Deliberately</w:t>
      </w:r>
      <w:r w:rsidRPr="00502838">
        <w:rPr>
          <w:rPrChange w:id="153" w:author="Shane Gaither" w:date="2026-08-18T21:14:00Z" w16du:dateUtc="2026-08-19T02:14:00Z">
            <w:rPr>
              <w:color w:val="0000FF"/>
            </w:rPr>
          </w:rPrChange>
        </w:rPr>
        <w:tab/>
        <w:t>39</w:t>
      </w:r>
    </w:p>
    <w:p w14:paraId="14BF071A" w14:textId="77777777" w:rsidR="00403725" w:rsidRPr="00502838" w:rsidRDefault="00000000">
      <w:pPr>
        <w:tabs>
          <w:tab w:val="right" w:leader="dot" w:pos="8784"/>
        </w:tabs>
        <w:spacing w:after="0" w:line="240" w:lineRule="auto"/>
        <w:ind w:left="547"/>
      </w:pPr>
      <w:r w:rsidRPr="00502838">
        <w:rPr>
          <w:rPrChange w:id="154" w:author="Shane Gaither" w:date="2026-08-18T21:14:00Z" w16du:dateUtc="2026-08-19T02:14:00Z">
            <w:rPr>
              <w:color w:val="0000FF"/>
            </w:rPr>
          </w:rPrChange>
        </w:rPr>
        <w:t>5.10  Use a Simple Versioning Model</w:t>
      </w:r>
      <w:r w:rsidRPr="00502838">
        <w:rPr>
          <w:rPrChange w:id="155" w:author="Shane Gaither" w:date="2026-08-18T21:14:00Z" w16du:dateUtc="2026-08-19T02:14:00Z">
            <w:rPr>
              <w:color w:val="0000FF"/>
            </w:rPr>
          </w:rPrChange>
        </w:rPr>
        <w:tab/>
        <w:t>39</w:t>
      </w:r>
    </w:p>
    <w:p w14:paraId="7F803573" w14:textId="77777777" w:rsidR="00403725" w:rsidRPr="00502838" w:rsidRDefault="00000000">
      <w:pPr>
        <w:tabs>
          <w:tab w:val="right" w:leader="dot" w:pos="8784"/>
        </w:tabs>
        <w:spacing w:after="0" w:line="240" w:lineRule="auto"/>
        <w:ind w:left="259"/>
      </w:pPr>
      <w:r w:rsidRPr="00502838">
        <w:rPr>
          <w:rPrChange w:id="156" w:author="Shane Gaither" w:date="2026-08-18T21:14:00Z" w16du:dateUtc="2026-08-19T02:14:00Z">
            <w:rPr>
              <w:color w:val="0000FF"/>
            </w:rPr>
          </w:rPrChange>
        </w:rPr>
        <w:t>PART VI — VERIFICATION</w:t>
      </w:r>
      <w:r w:rsidRPr="00502838">
        <w:rPr>
          <w:rPrChange w:id="157" w:author="Shane Gaither" w:date="2026-08-18T21:14:00Z" w16du:dateUtc="2026-08-19T02:14:00Z">
            <w:rPr>
              <w:color w:val="0000FF"/>
            </w:rPr>
          </w:rPrChange>
        </w:rPr>
        <w:tab/>
        <w:t>41</w:t>
      </w:r>
    </w:p>
    <w:p w14:paraId="748F8824" w14:textId="77777777" w:rsidR="00403725" w:rsidRPr="00502838" w:rsidRDefault="00000000">
      <w:pPr>
        <w:tabs>
          <w:tab w:val="right" w:leader="dot" w:pos="8784"/>
        </w:tabs>
        <w:spacing w:after="0" w:line="240" w:lineRule="auto"/>
        <w:ind w:left="547"/>
      </w:pPr>
      <w:r w:rsidRPr="00502838">
        <w:rPr>
          <w:rPrChange w:id="158" w:author="Shane Gaither" w:date="2026-08-18T21:14:00Z" w16du:dateUtc="2026-08-19T02:14:00Z">
            <w:rPr>
              <w:color w:val="0000FF"/>
            </w:rPr>
          </w:rPrChange>
        </w:rPr>
        <w:t>6.1  Why Completion Claims Are Not Enough</w:t>
      </w:r>
      <w:r w:rsidRPr="00502838">
        <w:rPr>
          <w:rPrChange w:id="159" w:author="Shane Gaither" w:date="2026-08-18T21:14:00Z" w16du:dateUtc="2026-08-19T02:14:00Z">
            <w:rPr>
              <w:color w:val="0000FF"/>
            </w:rPr>
          </w:rPrChange>
        </w:rPr>
        <w:tab/>
        <w:t>41</w:t>
      </w:r>
    </w:p>
    <w:p w14:paraId="4166C796" w14:textId="77777777" w:rsidR="00403725" w:rsidRPr="00502838" w:rsidRDefault="00000000">
      <w:pPr>
        <w:tabs>
          <w:tab w:val="right" w:leader="dot" w:pos="8784"/>
        </w:tabs>
        <w:spacing w:after="0" w:line="240" w:lineRule="auto"/>
        <w:ind w:left="547"/>
      </w:pPr>
      <w:r w:rsidRPr="00502838">
        <w:rPr>
          <w:rPrChange w:id="160" w:author="Shane Gaither" w:date="2026-08-18T21:14:00Z" w16du:dateUtc="2026-08-19T02:14:00Z">
            <w:rPr>
              <w:color w:val="0000FF"/>
            </w:rPr>
          </w:rPrChange>
        </w:rPr>
        <w:t>6.2  Evidence-Based Verification</w:t>
      </w:r>
      <w:r w:rsidRPr="00502838">
        <w:rPr>
          <w:rPrChange w:id="161" w:author="Shane Gaither" w:date="2026-08-18T21:14:00Z" w16du:dateUtc="2026-08-19T02:14:00Z">
            <w:rPr>
              <w:color w:val="0000FF"/>
            </w:rPr>
          </w:rPrChange>
        </w:rPr>
        <w:tab/>
        <w:t>41</w:t>
      </w:r>
    </w:p>
    <w:p w14:paraId="1F039EBC" w14:textId="77777777" w:rsidR="00403725" w:rsidRPr="00502838" w:rsidRDefault="00000000">
      <w:pPr>
        <w:tabs>
          <w:tab w:val="right" w:leader="dot" w:pos="8784"/>
        </w:tabs>
        <w:spacing w:after="0" w:line="240" w:lineRule="auto"/>
        <w:ind w:left="547"/>
      </w:pPr>
      <w:r w:rsidRPr="00502838">
        <w:rPr>
          <w:rPrChange w:id="162" w:author="Shane Gaither" w:date="2026-08-18T21:14:00Z" w16du:dateUtc="2026-08-19T02:14:00Z">
            <w:rPr>
              <w:color w:val="0000FF"/>
            </w:rPr>
          </w:rPrChange>
        </w:rPr>
        <w:t>6.3  What to Verify</w:t>
      </w:r>
      <w:r w:rsidRPr="00502838">
        <w:rPr>
          <w:rPrChange w:id="163" w:author="Shane Gaither" w:date="2026-08-18T21:14:00Z" w16du:dateUtc="2026-08-19T02:14:00Z">
            <w:rPr>
              <w:color w:val="0000FF"/>
            </w:rPr>
          </w:rPrChange>
        </w:rPr>
        <w:tab/>
        <w:t>42</w:t>
      </w:r>
    </w:p>
    <w:p w14:paraId="68ED5295" w14:textId="77777777" w:rsidR="00403725" w:rsidRPr="00502838" w:rsidRDefault="00000000">
      <w:pPr>
        <w:tabs>
          <w:tab w:val="right" w:leader="dot" w:pos="8784"/>
        </w:tabs>
        <w:spacing w:after="0" w:line="240" w:lineRule="auto"/>
        <w:ind w:left="547"/>
      </w:pPr>
      <w:r w:rsidRPr="00502838">
        <w:rPr>
          <w:rPrChange w:id="164" w:author="Shane Gaither" w:date="2026-08-18T21:14:00Z" w16du:dateUtc="2026-08-19T02:14:00Z">
            <w:rPr>
              <w:color w:val="0000FF"/>
            </w:rPr>
          </w:rPrChange>
        </w:rPr>
        <w:t>6.4  Accepting or Rejecting a Result</w:t>
      </w:r>
      <w:r w:rsidRPr="00502838">
        <w:rPr>
          <w:rPrChange w:id="165" w:author="Shane Gaither" w:date="2026-08-18T21:14:00Z" w16du:dateUtc="2026-08-19T02:14:00Z">
            <w:rPr>
              <w:color w:val="0000FF"/>
            </w:rPr>
          </w:rPrChange>
        </w:rPr>
        <w:tab/>
        <w:t>43</w:t>
      </w:r>
    </w:p>
    <w:p w14:paraId="7386187C" w14:textId="77777777" w:rsidR="00403725" w:rsidRPr="00502838" w:rsidRDefault="00000000">
      <w:pPr>
        <w:tabs>
          <w:tab w:val="right" w:leader="dot" w:pos="8784"/>
        </w:tabs>
        <w:spacing w:after="0" w:line="240" w:lineRule="auto"/>
        <w:ind w:left="547"/>
      </w:pPr>
      <w:r w:rsidRPr="00502838">
        <w:rPr>
          <w:rPrChange w:id="166" w:author="Shane Gaither" w:date="2026-08-18T21:14:00Z" w16du:dateUtc="2026-08-19T02:14:00Z">
            <w:rPr>
              <w:color w:val="0000FF"/>
            </w:rPr>
          </w:rPrChange>
        </w:rPr>
        <w:t>6.5  Stop and Rejection Conditions</w:t>
      </w:r>
      <w:r w:rsidRPr="00502838">
        <w:rPr>
          <w:rPrChange w:id="167" w:author="Shane Gaither" w:date="2026-08-18T21:14:00Z" w16du:dateUtc="2026-08-19T02:14:00Z">
            <w:rPr>
              <w:color w:val="0000FF"/>
            </w:rPr>
          </w:rPrChange>
        </w:rPr>
        <w:tab/>
        <w:t>44</w:t>
      </w:r>
    </w:p>
    <w:p w14:paraId="7A663EA3" w14:textId="77777777" w:rsidR="00403725" w:rsidRPr="00502838" w:rsidRDefault="00000000">
      <w:pPr>
        <w:tabs>
          <w:tab w:val="right" w:leader="dot" w:pos="8784"/>
        </w:tabs>
        <w:spacing w:after="0" w:line="240" w:lineRule="auto"/>
        <w:ind w:left="547"/>
      </w:pPr>
      <w:r w:rsidRPr="00502838">
        <w:rPr>
          <w:rPrChange w:id="168" w:author="Shane Gaither" w:date="2026-08-18T21:14:00Z" w16du:dateUtc="2026-08-19T02:14:00Z">
            <w:rPr>
              <w:color w:val="0000FF"/>
            </w:rPr>
          </w:rPrChange>
        </w:rPr>
        <w:t>6.6  Four Classes of Verification</w:t>
      </w:r>
      <w:r w:rsidRPr="00502838">
        <w:rPr>
          <w:rPrChange w:id="169" w:author="Shane Gaither" w:date="2026-08-18T21:14:00Z" w16du:dateUtc="2026-08-19T02:14:00Z">
            <w:rPr>
              <w:color w:val="0000FF"/>
            </w:rPr>
          </w:rPrChange>
        </w:rPr>
        <w:tab/>
        <w:t>44</w:t>
      </w:r>
    </w:p>
    <w:p w14:paraId="3F7DDB24" w14:textId="77777777" w:rsidR="00403725" w:rsidRPr="00502838" w:rsidRDefault="00000000">
      <w:pPr>
        <w:tabs>
          <w:tab w:val="right" w:leader="dot" w:pos="8784"/>
        </w:tabs>
        <w:spacing w:after="0" w:line="240" w:lineRule="auto"/>
        <w:ind w:left="547"/>
      </w:pPr>
      <w:r w:rsidRPr="00502838">
        <w:rPr>
          <w:rPrChange w:id="170" w:author="Shane Gaither" w:date="2026-08-18T21:14:00Z" w16du:dateUtc="2026-08-19T02:14:00Z">
            <w:rPr>
              <w:color w:val="0000FF"/>
            </w:rPr>
          </w:rPrChange>
        </w:rPr>
        <w:t>6.7  Unsupported Claims and Partial Completion</w:t>
      </w:r>
      <w:r w:rsidRPr="00502838">
        <w:rPr>
          <w:rPrChange w:id="171" w:author="Shane Gaither" w:date="2026-08-18T21:14:00Z" w16du:dateUtc="2026-08-19T02:14:00Z">
            <w:rPr>
              <w:color w:val="0000FF"/>
            </w:rPr>
          </w:rPrChange>
        </w:rPr>
        <w:tab/>
        <w:t>45</w:t>
      </w:r>
    </w:p>
    <w:p w14:paraId="5A4CCB85" w14:textId="77777777" w:rsidR="00403725" w:rsidRPr="00502838" w:rsidRDefault="00000000">
      <w:pPr>
        <w:tabs>
          <w:tab w:val="right" w:leader="dot" w:pos="8784"/>
        </w:tabs>
        <w:spacing w:after="0" w:line="240" w:lineRule="auto"/>
        <w:ind w:left="547"/>
      </w:pPr>
      <w:r w:rsidRPr="00502838">
        <w:rPr>
          <w:rPrChange w:id="172" w:author="Shane Gaither" w:date="2026-08-18T21:14:00Z" w16du:dateUtc="2026-08-19T02:14:00Z">
            <w:rPr>
              <w:color w:val="0000FF"/>
            </w:rPr>
          </w:rPrChange>
        </w:rPr>
        <w:t>6.8  Destructive and Sensitive Actions</w:t>
      </w:r>
      <w:r w:rsidRPr="00502838">
        <w:rPr>
          <w:rPrChange w:id="173" w:author="Shane Gaither" w:date="2026-08-18T21:14:00Z" w16du:dateUtc="2026-08-19T02:14:00Z">
            <w:rPr>
              <w:color w:val="0000FF"/>
            </w:rPr>
          </w:rPrChange>
        </w:rPr>
        <w:tab/>
        <w:t>46</w:t>
      </w:r>
    </w:p>
    <w:p w14:paraId="4F28862E" w14:textId="77777777" w:rsidR="00403725" w:rsidRPr="00502838" w:rsidRDefault="00000000">
      <w:pPr>
        <w:tabs>
          <w:tab w:val="right" w:leader="dot" w:pos="8784"/>
        </w:tabs>
        <w:spacing w:after="0" w:line="240" w:lineRule="auto"/>
        <w:ind w:left="547"/>
      </w:pPr>
      <w:r w:rsidRPr="00502838">
        <w:rPr>
          <w:rPrChange w:id="174" w:author="Shane Gaither" w:date="2026-08-18T21:14:00Z" w16du:dateUtc="2026-08-19T02:14:00Z">
            <w:rPr>
              <w:color w:val="0000FF"/>
            </w:rPr>
          </w:rPrChange>
        </w:rPr>
        <w:t>6.9  Validate End-to-End Completion</w:t>
      </w:r>
      <w:r w:rsidRPr="00502838">
        <w:rPr>
          <w:rPrChange w:id="175" w:author="Shane Gaither" w:date="2026-08-18T21:14:00Z" w16du:dateUtc="2026-08-19T02:14:00Z">
            <w:rPr>
              <w:color w:val="0000FF"/>
            </w:rPr>
          </w:rPrChange>
        </w:rPr>
        <w:tab/>
        <w:t>46</w:t>
      </w:r>
    </w:p>
    <w:p w14:paraId="60B07CE2" w14:textId="77777777" w:rsidR="00403725" w:rsidRPr="00502838" w:rsidRDefault="00000000">
      <w:pPr>
        <w:tabs>
          <w:tab w:val="right" w:leader="dot" w:pos="8784"/>
        </w:tabs>
        <w:spacing w:after="0" w:line="240" w:lineRule="auto"/>
        <w:ind w:left="259"/>
      </w:pPr>
      <w:r w:rsidRPr="00502838">
        <w:rPr>
          <w:rPrChange w:id="176" w:author="Shane Gaither" w:date="2026-08-18T21:14:00Z" w16du:dateUtc="2026-08-19T02:14:00Z">
            <w:rPr>
              <w:color w:val="0000FF"/>
            </w:rPr>
          </w:rPrChange>
        </w:rPr>
        <w:t>PART VII — CONTINUATION AND RECOVERY</w:t>
      </w:r>
      <w:r w:rsidRPr="00502838">
        <w:rPr>
          <w:rPrChange w:id="177" w:author="Shane Gaither" w:date="2026-08-18T21:14:00Z" w16du:dateUtc="2026-08-19T02:14:00Z">
            <w:rPr>
              <w:color w:val="0000FF"/>
            </w:rPr>
          </w:rPrChange>
        </w:rPr>
        <w:tab/>
        <w:t>48</w:t>
      </w:r>
    </w:p>
    <w:p w14:paraId="6DB3D2B3" w14:textId="77777777" w:rsidR="00403725" w:rsidRPr="00502838" w:rsidRDefault="00000000">
      <w:pPr>
        <w:tabs>
          <w:tab w:val="right" w:leader="dot" w:pos="8784"/>
        </w:tabs>
        <w:spacing w:after="0" w:line="240" w:lineRule="auto"/>
        <w:ind w:left="547"/>
      </w:pPr>
      <w:r w:rsidRPr="00502838">
        <w:rPr>
          <w:rPrChange w:id="178" w:author="Shane Gaither" w:date="2026-08-18T21:14:00Z" w16du:dateUtc="2026-08-19T02:14:00Z">
            <w:rPr>
              <w:color w:val="0000FF"/>
            </w:rPr>
          </w:rPrChange>
        </w:rPr>
        <w:t>7.1  When to End a Session</w:t>
      </w:r>
      <w:r w:rsidRPr="00502838">
        <w:rPr>
          <w:rPrChange w:id="179" w:author="Shane Gaither" w:date="2026-08-18T21:14:00Z" w16du:dateUtc="2026-08-19T02:14:00Z">
            <w:rPr>
              <w:color w:val="0000FF"/>
            </w:rPr>
          </w:rPrChange>
        </w:rPr>
        <w:tab/>
        <w:t>48</w:t>
      </w:r>
    </w:p>
    <w:p w14:paraId="26A70CBF" w14:textId="77777777" w:rsidR="00403725" w:rsidRPr="00502838" w:rsidRDefault="00000000">
      <w:pPr>
        <w:tabs>
          <w:tab w:val="right" w:leader="dot" w:pos="8784"/>
        </w:tabs>
        <w:spacing w:after="0" w:line="240" w:lineRule="auto"/>
        <w:ind w:left="547"/>
      </w:pPr>
      <w:r w:rsidRPr="00502838">
        <w:rPr>
          <w:rPrChange w:id="180" w:author="Shane Gaither" w:date="2026-08-18T21:14:00Z" w16du:dateUtc="2026-08-19T02:14:00Z">
            <w:rPr>
              <w:color w:val="0000FF"/>
            </w:rPr>
          </w:rPrChange>
        </w:rPr>
        <w:t>7.2  Continuation Packages</w:t>
      </w:r>
      <w:r w:rsidRPr="00502838">
        <w:rPr>
          <w:rPrChange w:id="181" w:author="Shane Gaither" w:date="2026-08-18T21:14:00Z" w16du:dateUtc="2026-08-19T02:14:00Z">
            <w:rPr>
              <w:color w:val="0000FF"/>
            </w:rPr>
          </w:rPrChange>
        </w:rPr>
        <w:tab/>
        <w:t>48</w:t>
      </w:r>
    </w:p>
    <w:p w14:paraId="71A0CEA1" w14:textId="77777777" w:rsidR="00403725" w:rsidRPr="00502838" w:rsidRDefault="00000000">
      <w:pPr>
        <w:tabs>
          <w:tab w:val="right" w:leader="dot" w:pos="8784"/>
        </w:tabs>
        <w:spacing w:after="0" w:line="240" w:lineRule="auto"/>
        <w:ind w:left="547"/>
      </w:pPr>
      <w:r w:rsidRPr="00502838">
        <w:rPr>
          <w:rPrChange w:id="182" w:author="Shane Gaither" w:date="2026-08-18T21:14:00Z" w16du:dateUtc="2026-08-19T02:14:00Z">
            <w:rPr>
              <w:color w:val="0000FF"/>
            </w:rPr>
          </w:rPrChange>
        </w:rPr>
        <w:t>7.3  Starting a New Session</w:t>
      </w:r>
      <w:r w:rsidRPr="00502838">
        <w:rPr>
          <w:rPrChange w:id="183" w:author="Shane Gaither" w:date="2026-08-18T21:14:00Z" w16du:dateUtc="2026-08-19T02:14:00Z">
            <w:rPr>
              <w:color w:val="0000FF"/>
            </w:rPr>
          </w:rPrChange>
        </w:rPr>
        <w:tab/>
        <w:t>49</w:t>
      </w:r>
    </w:p>
    <w:p w14:paraId="4123EF20" w14:textId="77777777" w:rsidR="00403725" w:rsidRPr="00502838" w:rsidRDefault="00000000">
      <w:pPr>
        <w:tabs>
          <w:tab w:val="right" w:leader="dot" w:pos="8784"/>
        </w:tabs>
        <w:spacing w:after="0" w:line="240" w:lineRule="auto"/>
        <w:ind w:left="547"/>
      </w:pPr>
      <w:r w:rsidRPr="00502838">
        <w:rPr>
          <w:rPrChange w:id="184" w:author="Shane Gaither" w:date="2026-08-18T21:14:00Z" w16du:dateUtc="2026-08-19T02:14:00Z">
            <w:rPr>
              <w:color w:val="0000FF"/>
            </w:rPr>
          </w:rPrChange>
        </w:rPr>
        <w:t>7.4  Recovering from a Bad Edit</w:t>
      </w:r>
      <w:r w:rsidRPr="00502838">
        <w:rPr>
          <w:rPrChange w:id="185" w:author="Shane Gaither" w:date="2026-08-18T21:14:00Z" w16du:dateUtc="2026-08-19T02:14:00Z">
            <w:rPr>
              <w:color w:val="0000FF"/>
            </w:rPr>
          </w:rPrChange>
        </w:rPr>
        <w:tab/>
        <w:t>50</w:t>
      </w:r>
    </w:p>
    <w:p w14:paraId="1A996330" w14:textId="77777777" w:rsidR="00403725" w:rsidRPr="00502838" w:rsidRDefault="00000000">
      <w:pPr>
        <w:tabs>
          <w:tab w:val="right" w:leader="dot" w:pos="8784"/>
        </w:tabs>
        <w:spacing w:after="0" w:line="240" w:lineRule="auto"/>
        <w:ind w:left="835"/>
      </w:pPr>
      <w:r w:rsidRPr="00502838">
        <w:rPr>
          <w:rPrChange w:id="186" w:author="Shane Gaither" w:date="2026-08-18T21:14:00Z" w16du:dateUtc="2026-08-19T02:14:00Z">
            <w:rPr>
              <w:color w:val="0000FF"/>
            </w:rPr>
          </w:rPrChange>
        </w:rPr>
        <w:t>Prompt Rollback</w:t>
      </w:r>
      <w:r w:rsidRPr="00502838">
        <w:rPr>
          <w:rPrChange w:id="187" w:author="Shane Gaither" w:date="2026-08-18T21:14:00Z" w16du:dateUtc="2026-08-19T02:14:00Z">
            <w:rPr>
              <w:color w:val="0000FF"/>
            </w:rPr>
          </w:rPrChange>
        </w:rPr>
        <w:tab/>
        <w:t>51</w:t>
      </w:r>
    </w:p>
    <w:p w14:paraId="097EE3A2" w14:textId="77777777" w:rsidR="00403725" w:rsidRPr="00502838" w:rsidRDefault="00000000">
      <w:pPr>
        <w:tabs>
          <w:tab w:val="right" w:leader="dot" w:pos="8784"/>
        </w:tabs>
        <w:spacing w:after="0" w:line="240" w:lineRule="auto"/>
        <w:ind w:left="547"/>
      </w:pPr>
      <w:r w:rsidRPr="00502838">
        <w:rPr>
          <w:rPrChange w:id="188" w:author="Shane Gaither" w:date="2026-08-18T21:14:00Z" w16du:dateUtc="2026-08-19T02:14:00Z">
            <w:rPr>
              <w:color w:val="0000FF"/>
            </w:rPr>
          </w:rPrChange>
        </w:rPr>
        <w:t>7.5  Recognize Context Degradation</w:t>
      </w:r>
      <w:r w:rsidRPr="00502838">
        <w:rPr>
          <w:rPrChange w:id="189" w:author="Shane Gaither" w:date="2026-08-18T21:14:00Z" w16du:dateUtc="2026-08-19T02:14:00Z">
            <w:rPr>
              <w:color w:val="0000FF"/>
            </w:rPr>
          </w:rPrChange>
        </w:rPr>
        <w:tab/>
        <w:t>51</w:t>
      </w:r>
    </w:p>
    <w:p w14:paraId="63EF845B" w14:textId="77777777" w:rsidR="00403725" w:rsidRPr="00502838" w:rsidRDefault="00000000">
      <w:pPr>
        <w:tabs>
          <w:tab w:val="right" w:leader="dot" w:pos="8784"/>
        </w:tabs>
        <w:spacing w:after="0" w:line="240" w:lineRule="auto"/>
        <w:ind w:left="259"/>
      </w:pPr>
      <w:r w:rsidRPr="00502838">
        <w:rPr>
          <w:rPrChange w:id="190" w:author="Shane Gaither" w:date="2026-08-18T21:14:00Z" w16du:dateUtc="2026-08-19T02:14:00Z">
            <w:rPr>
              <w:color w:val="0000FF"/>
            </w:rPr>
          </w:rPrChange>
        </w:rPr>
        <w:t>FINAL OPERATIONAL CHECKLIST</w:t>
      </w:r>
      <w:r w:rsidRPr="00502838">
        <w:rPr>
          <w:rPrChange w:id="191" w:author="Shane Gaither" w:date="2026-08-18T21:14:00Z" w16du:dateUtc="2026-08-19T02:14:00Z">
            <w:rPr>
              <w:color w:val="0000FF"/>
            </w:rPr>
          </w:rPrChange>
        </w:rPr>
        <w:tab/>
        <w:t>53</w:t>
      </w:r>
    </w:p>
    <w:p w14:paraId="76B59456" w14:textId="77777777" w:rsidR="00403725" w:rsidRPr="00502838" w:rsidRDefault="00000000">
      <w:pPr>
        <w:tabs>
          <w:tab w:val="right" w:leader="dot" w:pos="8784"/>
        </w:tabs>
        <w:spacing w:after="0" w:line="240" w:lineRule="auto"/>
        <w:ind w:left="259"/>
      </w:pPr>
      <w:r w:rsidRPr="00502838">
        <w:rPr>
          <w:rPrChange w:id="192" w:author="Shane Gaither" w:date="2026-08-18T21:14:00Z" w16du:dateUtc="2026-08-19T02:14:00Z">
            <w:rPr>
              <w:color w:val="0000FF"/>
            </w:rPr>
          </w:rPrChange>
        </w:rPr>
        <w:t>FINAL RULE</w:t>
      </w:r>
      <w:r w:rsidRPr="00502838">
        <w:rPr>
          <w:rPrChange w:id="193" w:author="Shane Gaither" w:date="2026-08-18T21:14:00Z" w16du:dateUtc="2026-08-19T02:14:00Z">
            <w:rPr>
              <w:color w:val="0000FF"/>
            </w:rPr>
          </w:rPrChange>
        </w:rPr>
        <w:tab/>
        <w:t>54</w:t>
      </w:r>
    </w:p>
    <w:p w14:paraId="2F089C0F" w14:textId="77777777" w:rsidR="00403725" w:rsidRPr="00502838" w:rsidRDefault="00000000">
      <w:pPr>
        <w:tabs>
          <w:tab w:val="right" w:leader="dot" w:pos="8784"/>
        </w:tabs>
        <w:spacing w:after="0" w:line="240" w:lineRule="auto"/>
      </w:pPr>
      <w:r w:rsidRPr="00502838">
        <w:rPr>
          <w:rPrChange w:id="194" w:author="Shane Gaither" w:date="2026-08-18T21:14:00Z" w16du:dateUtc="2026-08-19T02:14:00Z">
            <w:rPr>
              <w:color w:val="0000FF"/>
            </w:rPr>
          </w:rPrChange>
        </w:rPr>
        <w:t>VOLUME 2 — DAILY / PERSONAL USER</w:t>
      </w:r>
      <w:r w:rsidRPr="00502838">
        <w:rPr>
          <w:rPrChange w:id="195" w:author="Shane Gaither" w:date="2026-08-18T21:14:00Z" w16du:dateUtc="2026-08-19T02:14:00Z">
            <w:rPr>
              <w:color w:val="0000FF"/>
            </w:rPr>
          </w:rPrChange>
        </w:rPr>
        <w:tab/>
        <w:t>55</w:t>
      </w:r>
    </w:p>
    <w:p w14:paraId="7857A5D1" w14:textId="77777777" w:rsidR="00403725" w:rsidRPr="00502838" w:rsidRDefault="00000000">
      <w:pPr>
        <w:tabs>
          <w:tab w:val="right" w:leader="dot" w:pos="8784"/>
        </w:tabs>
        <w:spacing w:after="0" w:line="240" w:lineRule="auto"/>
        <w:ind w:left="259"/>
      </w:pPr>
      <w:r w:rsidRPr="00502838">
        <w:rPr>
          <w:rPrChange w:id="196" w:author="Shane Gaither" w:date="2026-08-18T21:14:00Z" w16du:dateUtc="2026-08-19T02:14:00Z">
            <w:rPr>
              <w:color w:val="0000FF"/>
            </w:rPr>
          </w:rPrChange>
        </w:rPr>
        <w:t>Purpose</w:t>
      </w:r>
      <w:r w:rsidRPr="00502838">
        <w:rPr>
          <w:rPrChange w:id="197" w:author="Shane Gaither" w:date="2026-08-18T21:14:00Z" w16du:dateUtc="2026-08-19T02:14:00Z">
            <w:rPr>
              <w:color w:val="0000FF"/>
            </w:rPr>
          </w:rPrChange>
        </w:rPr>
        <w:tab/>
        <w:t>56</w:t>
      </w:r>
    </w:p>
    <w:p w14:paraId="55812FDF" w14:textId="77777777" w:rsidR="00403725" w:rsidRPr="00502838" w:rsidRDefault="00000000">
      <w:pPr>
        <w:tabs>
          <w:tab w:val="right" w:leader="dot" w:pos="8784"/>
        </w:tabs>
        <w:spacing w:after="0" w:line="240" w:lineRule="auto"/>
        <w:ind w:left="547"/>
      </w:pPr>
      <w:r w:rsidRPr="00502838">
        <w:rPr>
          <w:rPrChange w:id="198" w:author="Shane Gaither" w:date="2026-08-18T21:14:00Z" w16du:dateUtc="2026-08-19T02:14:00Z">
            <w:rPr>
              <w:color w:val="0000FF"/>
            </w:rPr>
          </w:rPrChange>
        </w:rPr>
        <w:t>How This Volume Works</w:t>
      </w:r>
      <w:r w:rsidRPr="00502838">
        <w:rPr>
          <w:rPrChange w:id="199" w:author="Shane Gaither" w:date="2026-08-18T21:14:00Z" w16du:dateUtc="2026-08-19T02:14:00Z">
            <w:rPr>
              <w:color w:val="0000FF"/>
            </w:rPr>
          </w:rPrChange>
        </w:rPr>
        <w:tab/>
        <w:t>56</w:t>
      </w:r>
    </w:p>
    <w:p w14:paraId="58165C0C" w14:textId="77777777" w:rsidR="00403725" w:rsidRPr="00502838" w:rsidRDefault="00000000">
      <w:pPr>
        <w:tabs>
          <w:tab w:val="right" w:leader="dot" w:pos="8784"/>
        </w:tabs>
        <w:spacing w:after="0" w:line="240" w:lineRule="auto"/>
        <w:ind w:left="259"/>
      </w:pPr>
      <w:r w:rsidRPr="00502838">
        <w:rPr>
          <w:rPrChange w:id="200" w:author="Shane Gaither" w:date="2026-08-18T21:14:00Z" w16du:dateUtc="2026-08-19T02:14:00Z">
            <w:rPr>
              <w:color w:val="0000FF"/>
            </w:rPr>
          </w:rPrChange>
        </w:rPr>
        <w:t>Quick Workflow</w:t>
      </w:r>
      <w:r w:rsidRPr="00502838">
        <w:rPr>
          <w:rPrChange w:id="201" w:author="Shane Gaither" w:date="2026-08-18T21:14:00Z" w16du:dateUtc="2026-08-19T02:14:00Z">
            <w:rPr>
              <w:color w:val="0000FF"/>
            </w:rPr>
          </w:rPrChange>
        </w:rPr>
        <w:tab/>
        <w:t>57</w:t>
      </w:r>
    </w:p>
    <w:p w14:paraId="6CD6109F" w14:textId="77777777" w:rsidR="00403725" w:rsidRPr="00502838" w:rsidRDefault="00000000">
      <w:pPr>
        <w:tabs>
          <w:tab w:val="right" w:leader="dot" w:pos="8784"/>
        </w:tabs>
        <w:spacing w:after="0" w:line="240" w:lineRule="auto"/>
        <w:ind w:left="259"/>
      </w:pPr>
      <w:r w:rsidRPr="00502838">
        <w:rPr>
          <w:rPrChange w:id="202" w:author="Shane Gaither" w:date="2026-08-18T21:14:00Z" w16du:dateUtc="2026-08-19T02:14:00Z">
            <w:rPr>
              <w:color w:val="0000FF"/>
            </w:rPr>
          </w:rPrChange>
        </w:rPr>
        <w:t>PART I — MAKE NOISE WITH HARMONY IN DAILY USE</w:t>
      </w:r>
      <w:r w:rsidRPr="00502838">
        <w:rPr>
          <w:rPrChange w:id="203" w:author="Shane Gaither" w:date="2026-08-18T21:14:00Z" w16du:dateUtc="2026-08-19T02:14:00Z">
            <w:rPr>
              <w:color w:val="0000FF"/>
            </w:rPr>
          </w:rPrChange>
        </w:rPr>
        <w:tab/>
        <w:t>59</w:t>
      </w:r>
    </w:p>
    <w:p w14:paraId="6B48A2EA" w14:textId="77777777" w:rsidR="00403725" w:rsidRPr="00502838" w:rsidRDefault="00000000">
      <w:pPr>
        <w:tabs>
          <w:tab w:val="right" w:leader="dot" w:pos="8784"/>
        </w:tabs>
        <w:spacing w:after="0" w:line="240" w:lineRule="auto"/>
        <w:ind w:left="547"/>
      </w:pPr>
      <w:r w:rsidRPr="00502838">
        <w:rPr>
          <w:rPrChange w:id="204" w:author="Shane Gaither" w:date="2026-08-18T21:14:00Z" w16du:dateUtc="2026-08-19T02:14:00Z">
            <w:rPr>
              <w:color w:val="0000FF"/>
            </w:rPr>
          </w:rPrChange>
        </w:rPr>
        <w:t>1.1  Make Noise With Harmony: Practice Four Basic Moves in Daily Use</w:t>
      </w:r>
      <w:r w:rsidRPr="00502838">
        <w:rPr>
          <w:rPrChange w:id="205" w:author="Shane Gaither" w:date="2026-08-18T21:14:00Z" w16du:dateUtc="2026-08-19T02:14:00Z">
            <w:rPr>
              <w:color w:val="0000FF"/>
            </w:rPr>
          </w:rPrChange>
        </w:rPr>
        <w:tab/>
        <w:t>59</w:t>
      </w:r>
    </w:p>
    <w:p w14:paraId="5C9ECE49" w14:textId="77777777" w:rsidR="00403725" w:rsidRPr="00502838" w:rsidRDefault="00000000">
      <w:pPr>
        <w:tabs>
          <w:tab w:val="right" w:leader="dot" w:pos="8784"/>
        </w:tabs>
        <w:spacing w:after="0" w:line="240" w:lineRule="auto"/>
        <w:ind w:left="547"/>
      </w:pPr>
      <w:r w:rsidRPr="00502838">
        <w:rPr>
          <w:rPrChange w:id="206" w:author="Shane Gaither" w:date="2026-08-18T21:14:00Z" w16du:dateUtc="2026-08-19T02:14:00Z">
            <w:rPr>
              <w:color w:val="0000FF"/>
            </w:rPr>
          </w:rPrChange>
        </w:rPr>
        <w:t>1.2  Choose an AI Assistant and Create an Account</w:t>
      </w:r>
      <w:r w:rsidRPr="00502838">
        <w:rPr>
          <w:rPrChange w:id="207" w:author="Shane Gaither" w:date="2026-08-18T21:14:00Z" w16du:dateUtc="2026-08-19T02:14:00Z">
            <w:rPr>
              <w:color w:val="0000FF"/>
            </w:rPr>
          </w:rPrChange>
        </w:rPr>
        <w:tab/>
        <w:t>60</w:t>
      </w:r>
    </w:p>
    <w:p w14:paraId="535CBA48" w14:textId="77777777" w:rsidR="00403725" w:rsidRPr="00502838" w:rsidRDefault="00000000">
      <w:pPr>
        <w:tabs>
          <w:tab w:val="right" w:leader="dot" w:pos="8784"/>
        </w:tabs>
        <w:spacing w:after="0" w:line="240" w:lineRule="auto"/>
        <w:ind w:left="547"/>
      </w:pPr>
      <w:r w:rsidRPr="00502838">
        <w:rPr>
          <w:rPrChange w:id="208" w:author="Shane Gaither" w:date="2026-08-18T21:14:00Z" w16du:dateUtc="2026-08-19T02:14:00Z">
            <w:rPr>
              <w:color w:val="0000FF"/>
            </w:rPr>
          </w:rPrChange>
        </w:rPr>
        <w:t>1.3  Understand Privacy Before You Put Real Information Into a Prompt</w:t>
      </w:r>
      <w:r w:rsidRPr="00502838">
        <w:rPr>
          <w:rPrChange w:id="209" w:author="Shane Gaither" w:date="2026-08-18T21:14:00Z" w16du:dateUtc="2026-08-19T02:14:00Z">
            <w:rPr>
              <w:color w:val="0000FF"/>
            </w:rPr>
          </w:rPrChange>
        </w:rPr>
        <w:tab/>
        <w:t>60</w:t>
      </w:r>
    </w:p>
    <w:p w14:paraId="27634E59" w14:textId="77777777" w:rsidR="00403725" w:rsidRPr="00502838" w:rsidRDefault="00000000">
      <w:pPr>
        <w:tabs>
          <w:tab w:val="right" w:leader="dot" w:pos="8784"/>
        </w:tabs>
        <w:spacing w:after="0" w:line="240" w:lineRule="auto"/>
        <w:ind w:left="835"/>
      </w:pPr>
      <w:r w:rsidRPr="00502838">
        <w:rPr>
          <w:rPrChange w:id="210" w:author="Shane Gaither" w:date="2026-08-18T21:14:00Z" w16du:dateUtc="2026-08-19T02:14:00Z">
            <w:rPr>
              <w:color w:val="0000FF"/>
            </w:rPr>
          </w:rPrChange>
        </w:rPr>
        <w:t>LOCAL FILES, TOOLS, AND THE DATA PATH</w:t>
      </w:r>
      <w:r w:rsidRPr="00502838">
        <w:rPr>
          <w:rPrChange w:id="211" w:author="Shane Gaither" w:date="2026-08-18T21:14:00Z" w16du:dateUtc="2026-08-19T02:14:00Z">
            <w:rPr>
              <w:color w:val="0000FF"/>
            </w:rPr>
          </w:rPrChange>
        </w:rPr>
        <w:tab/>
        <w:t>61</w:t>
      </w:r>
    </w:p>
    <w:p w14:paraId="27C17F48" w14:textId="77777777" w:rsidR="00403725" w:rsidRPr="00502838" w:rsidRDefault="00000000">
      <w:pPr>
        <w:tabs>
          <w:tab w:val="right" w:leader="dot" w:pos="8784"/>
        </w:tabs>
        <w:spacing w:after="0" w:line="240" w:lineRule="auto"/>
        <w:ind w:left="547"/>
      </w:pPr>
      <w:r w:rsidRPr="00502838">
        <w:rPr>
          <w:rPrChange w:id="212" w:author="Shane Gaither" w:date="2026-08-18T21:14:00Z" w16du:dateUtc="2026-08-19T02:14:00Z">
            <w:rPr>
              <w:color w:val="0000FF"/>
            </w:rPr>
          </w:rPrChange>
        </w:rPr>
        <w:t>1.4  Define the Result Before Adding Personal Context</w:t>
      </w:r>
      <w:r w:rsidRPr="00502838">
        <w:rPr>
          <w:rPrChange w:id="213" w:author="Shane Gaither" w:date="2026-08-18T21:14:00Z" w16du:dateUtc="2026-08-19T02:14:00Z">
            <w:rPr>
              <w:color w:val="0000FF"/>
            </w:rPr>
          </w:rPrChange>
        </w:rPr>
        <w:tab/>
        <w:t>62</w:t>
      </w:r>
    </w:p>
    <w:p w14:paraId="453CA38E" w14:textId="77777777" w:rsidR="00403725" w:rsidRPr="00502838" w:rsidRDefault="00000000">
      <w:pPr>
        <w:tabs>
          <w:tab w:val="right" w:leader="dot" w:pos="8784"/>
        </w:tabs>
        <w:spacing w:after="0" w:line="240" w:lineRule="auto"/>
        <w:ind w:left="547"/>
      </w:pPr>
      <w:r w:rsidRPr="00502838">
        <w:rPr>
          <w:rPrChange w:id="214" w:author="Shane Gaither" w:date="2026-08-18T21:14:00Z" w16du:dateUtc="2026-08-19T02:14:00Z">
            <w:rPr>
              <w:color w:val="0000FF"/>
            </w:rPr>
          </w:rPrChange>
        </w:rPr>
        <w:t>1.5  A Simple Request That Scales</w:t>
      </w:r>
      <w:r w:rsidRPr="00502838">
        <w:rPr>
          <w:rPrChange w:id="215" w:author="Shane Gaither" w:date="2026-08-18T21:14:00Z" w16du:dateUtc="2026-08-19T02:14:00Z">
            <w:rPr>
              <w:color w:val="0000FF"/>
            </w:rPr>
          </w:rPrChange>
        </w:rPr>
        <w:tab/>
        <w:t>63</w:t>
      </w:r>
    </w:p>
    <w:p w14:paraId="425B537B" w14:textId="77777777" w:rsidR="00403725" w:rsidRPr="00502838" w:rsidRDefault="00000000">
      <w:pPr>
        <w:tabs>
          <w:tab w:val="right" w:leader="dot" w:pos="8784"/>
        </w:tabs>
        <w:spacing w:after="0" w:line="240" w:lineRule="auto"/>
        <w:ind w:left="547"/>
      </w:pPr>
      <w:r w:rsidRPr="00502838">
        <w:rPr>
          <w:rPrChange w:id="216" w:author="Shane Gaither" w:date="2026-08-18T21:14:00Z" w16du:dateUtc="2026-08-19T02:14:00Z">
            <w:rPr>
              <w:color w:val="0000FF"/>
            </w:rPr>
          </w:rPrChange>
        </w:rPr>
        <w:t>1.6  ChatGPT Is More Than a Souped-Up “Google It”</w:t>
      </w:r>
      <w:r w:rsidRPr="00502838">
        <w:rPr>
          <w:rPrChange w:id="217" w:author="Shane Gaither" w:date="2026-08-18T21:14:00Z" w16du:dateUtc="2026-08-19T02:14:00Z">
            <w:rPr>
              <w:color w:val="0000FF"/>
            </w:rPr>
          </w:rPrChange>
        </w:rPr>
        <w:tab/>
        <w:t>63</w:t>
      </w:r>
    </w:p>
    <w:p w14:paraId="449E67CE" w14:textId="77777777" w:rsidR="00403725" w:rsidRPr="00502838" w:rsidRDefault="00000000">
      <w:pPr>
        <w:tabs>
          <w:tab w:val="right" w:leader="dot" w:pos="8784"/>
        </w:tabs>
        <w:spacing w:after="0" w:line="240" w:lineRule="auto"/>
        <w:ind w:left="547"/>
      </w:pPr>
      <w:r w:rsidRPr="00502838">
        <w:rPr>
          <w:rPrChange w:id="218" w:author="Shane Gaither" w:date="2026-08-18T21:14:00Z" w16du:dateUtc="2026-08-19T02:14:00Z">
            <w:rPr>
              <w:color w:val="0000FF"/>
            </w:rPr>
          </w:rPrChange>
        </w:rPr>
        <w:t>1.7  Turn Five Beginner Workflows Into Reusable Personal Patterns</w:t>
      </w:r>
      <w:r w:rsidRPr="00502838">
        <w:rPr>
          <w:rPrChange w:id="219" w:author="Shane Gaither" w:date="2026-08-18T21:14:00Z" w16du:dateUtc="2026-08-19T02:14:00Z">
            <w:rPr>
              <w:color w:val="0000FF"/>
            </w:rPr>
          </w:rPrChange>
        </w:rPr>
        <w:tab/>
        <w:t>64</w:t>
      </w:r>
    </w:p>
    <w:p w14:paraId="0C0126AD" w14:textId="77777777" w:rsidR="00403725" w:rsidRPr="00502838" w:rsidRDefault="00000000">
      <w:pPr>
        <w:tabs>
          <w:tab w:val="right" w:leader="dot" w:pos="8784"/>
        </w:tabs>
        <w:spacing w:after="0" w:line="240" w:lineRule="auto"/>
        <w:ind w:left="547"/>
      </w:pPr>
      <w:r w:rsidRPr="00502838">
        <w:rPr>
          <w:rPrChange w:id="220" w:author="Shane Gaither" w:date="2026-08-18T21:14:00Z" w16du:dateUtc="2026-08-19T02:14:00Z">
            <w:rPr>
              <w:color w:val="0000FF"/>
            </w:rPr>
          </w:rPrChange>
        </w:rPr>
        <w:t>1.8  Use the AI as a Second Set of Eyes, Not a Substitute for Judgment</w:t>
      </w:r>
      <w:r w:rsidRPr="00502838">
        <w:rPr>
          <w:rPrChange w:id="221" w:author="Shane Gaither" w:date="2026-08-18T21:14:00Z" w16du:dateUtc="2026-08-19T02:14:00Z">
            <w:rPr>
              <w:color w:val="0000FF"/>
            </w:rPr>
          </w:rPrChange>
        </w:rPr>
        <w:tab/>
        <w:t>65</w:t>
      </w:r>
    </w:p>
    <w:p w14:paraId="23357059" w14:textId="77777777" w:rsidR="00403725" w:rsidRPr="00502838" w:rsidRDefault="00000000">
      <w:pPr>
        <w:tabs>
          <w:tab w:val="right" w:leader="dot" w:pos="8784"/>
        </w:tabs>
        <w:spacing w:after="0" w:line="240" w:lineRule="auto"/>
        <w:ind w:left="259"/>
      </w:pPr>
      <w:r w:rsidRPr="00502838">
        <w:rPr>
          <w:rPrChange w:id="222" w:author="Shane Gaither" w:date="2026-08-18T21:14:00Z" w16du:dateUtc="2026-08-19T02:14:00Z">
            <w:rPr>
              <w:color w:val="0000FF"/>
            </w:rPr>
          </w:rPrChange>
        </w:rPr>
        <w:t>PART II — UNDERSTAND WHAT JUST HAPPENED</w:t>
      </w:r>
      <w:r w:rsidRPr="00502838">
        <w:rPr>
          <w:rPrChange w:id="223" w:author="Shane Gaither" w:date="2026-08-18T21:14:00Z" w16du:dateUtc="2026-08-19T02:14:00Z">
            <w:rPr>
              <w:color w:val="0000FF"/>
            </w:rPr>
          </w:rPrChange>
        </w:rPr>
        <w:tab/>
        <w:t>65</w:t>
      </w:r>
    </w:p>
    <w:p w14:paraId="5423D455" w14:textId="77777777" w:rsidR="00403725" w:rsidRPr="00502838" w:rsidRDefault="00000000">
      <w:pPr>
        <w:tabs>
          <w:tab w:val="right" w:leader="dot" w:pos="8784"/>
        </w:tabs>
        <w:spacing w:after="0" w:line="240" w:lineRule="auto"/>
        <w:ind w:left="547"/>
      </w:pPr>
      <w:r w:rsidRPr="00502838">
        <w:rPr>
          <w:rPrChange w:id="224" w:author="Shane Gaither" w:date="2026-08-18T21:14:00Z" w16du:dateUtc="2026-08-19T02:14:00Z">
            <w:rPr>
              <w:color w:val="0000FF"/>
            </w:rPr>
          </w:rPrChange>
        </w:rPr>
        <w:t>2.1  Understand What an LLM Is — and What It Is Not</w:t>
      </w:r>
      <w:r w:rsidRPr="00502838">
        <w:rPr>
          <w:rPrChange w:id="225" w:author="Shane Gaither" w:date="2026-08-18T21:14:00Z" w16du:dateUtc="2026-08-19T02:14:00Z">
            <w:rPr>
              <w:color w:val="0000FF"/>
            </w:rPr>
          </w:rPrChange>
        </w:rPr>
        <w:tab/>
        <w:t>66</w:t>
      </w:r>
    </w:p>
    <w:p w14:paraId="7D959E16" w14:textId="77777777" w:rsidR="00403725" w:rsidRPr="00502838" w:rsidRDefault="00000000">
      <w:pPr>
        <w:tabs>
          <w:tab w:val="right" w:leader="dot" w:pos="8784"/>
        </w:tabs>
        <w:spacing w:after="0" w:line="240" w:lineRule="auto"/>
        <w:ind w:left="547"/>
      </w:pPr>
      <w:r w:rsidRPr="00502838">
        <w:rPr>
          <w:rPrChange w:id="226" w:author="Shane Gaither" w:date="2026-08-18T21:14:00Z" w16du:dateUtc="2026-08-19T02:14:00Z">
            <w:rPr>
              <w:color w:val="0000FF"/>
            </w:rPr>
          </w:rPrChange>
        </w:rPr>
        <w:t>2.2  Learn the Basic Pieces of an LLM Conversation</w:t>
      </w:r>
      <w:r w:rsidRPr="00502838">
        <w:rPr>
          <w:rPrChange w:id="227" w:author="Shane Gaither" w:date="2026-08-18T21:14:00Z" w16du:dateUtc="2026-08-19T02:14:00Z">
            <w:rPr>
              <w:color w:val="0000FF"/>
            </w:rPr>
          </w:rPrChange>
        </w:rPr>
        <w:tab/>
        <w:t>66</w:t>
      </w:r>
    </w:p>
    <w:p w14:paraId="6FDEB0B1" w14:textId="77777777" w:rsidR="00403725" w:rsidRPr="00502838" w:rsidRDefault="00000000">
      <w:pPr>
        <w:tabs>
          <w:tab w:val="right" w:leader="dot" w:pos="8784"/>
        </w:tabs>
        <w:spacing w:after="0" w:line="240" w:lineRule="auto"/>
        <w:ind w:left="547"/>
      </w:pPr>
      <w:r w:rsidRPr="00502838">
        <w:rPr>
          <w:rPrChange w:id="228" w:author="Shane Gaither" w:date="2026-08-18T21:14:00Z" w16du:dateUtc="2026-08-19T02:14:00Z">
            <w:rPr>
              <w:color w:val="0000FF"/>
            </w:rPr>
          </w:rPrChange>
        </w:rPr>
        <w:t>2.3  Understand Context Before You Rely on It</w:t>
      </w:r>
      <w:r w:rsidRPr="00502838">
        <w:rPr>
          <w:rPrChange w:id="229" w:author="Shane Gaither" w:date="2026-08-18T21:14:00Z" w16du:dateUtc="2026-08-19T02:14:00Z">
            <w:rPr>
              <w:color w:val="0000FF"/>
            </w:rPr>
          </w:rPrChange>
        </w:rPr>
        <w:tab/>
        <w:t>67</w:t>
      </w:r>
    </w:p>
    <w:p w14:paraId="4D2D7C7F" w14:textId="77777777" w:rsidR="00403725" w:rsidRPr="00502838" w:rsidRDefault="00000000">
      <w:pPr>
        <w:tabs>
          <w:tab w:val="right" w:leader="dot" w:pos="8784"/>
        </w:tabs>
        <w:spacing w:after="0" w:line="240" w:lineRule="auto"/>
        <w:ind w:left="547"/>
      </w:pPr>
      <w:r w:rsidRPr="00502838">
        <w:rPr>
          <w:rPrChange w:id="230" w:author="Shane Gaither" w:date="2026-08-18T21:14:00Z" w16du:dateUtc="2026-08-19T02:14:00Z">
            <w:rPr>
              <w:color w:val="0000FF"/>
            </w:rPr>
          </w:rPrChange>
        </w:rPr>
        <w:t>2.4  Create a Project for One Body of Work</w:t>
      </w:r>
      <w:r w:rsidRPr="00502838">
        <w:rPr>
          <w:rPrChange w:id="231" w:author="Shane Gaither" w:date="2026-08-18T21:14:00Z" w16du:dateUtc="2026-08-19T02:14:00Z">
            <w:rPr>
              <w:color w:val="0000FF"/>
            </w:rPr>
          </w:rPrChange>
        </w:rPr>
        <w:tab/>
        <w:t>67</w:t>
      </w:r>
    </w:p>
    <w:p w14:paraId="650DFA43" w14:textId="77777777" w:rsidR="00403725" w:rsidRPr="00502838" w:rsidRDefault="00000000">
      <w:pPr>
        <w:tabs>
          <w:tab w:val="right" w:leader="dot" w:pos="8784"/>
        </w:tabs>
        <w:spacing w:after="0" w:line="240" w:lineRule="auto"/>
        <w:ind w:left="547"/>
      </w:pPr>
      <w:r w:rsidRPr="00502838">
        <w:rPr>
          <w:rPrChange w:id="232" w:author="Shane Gaither" w:date="2026-08-18T21:14:00Z" w16du:dateUtc="2026-08-19T02:14:00Z">
            <w:rPr>
              <w:color w:val="0000FF"/>
            </w:rPr>
          </w:rPrChange>
        </w:rPr>
        <w:lastRenderedPageBreak/>
        <w:t>2.5  State the Task or Project Purpose in Plain English</w:t>
      </w:r>
      <w:r w:rsidRPr="00502838">
        <w:rPr>
          <w:rPrChange w:id="233" w:author="Shane Gaither" w:date="2026-08-18T21:14:00Z" w16du:dateUtc="2026-08-19T02:14:00Z">
            <w:rPr>
              <w:color w:val="0000FF"/>
            </w:rPr>
          </w:rPrChange>
        </w:rPr>
        <w:tab/>
        <w:t>68</w:t>
      </w:r>
    </w:p>
    <w:p w14:paraId="6446CC48" w14:textId="77777777" w:rsidR="00403725" w:rsidRPr="00502838" w:rsidRDefault="00000000">
      <w:pPr>
        <w:tabs>
          <w:tab w:val="right" w:leader="dot" w:pos="8784"/>
        </w:tabs>
        <w:spacing w:after="0" w:line="240" w:lineRule="auto"/>
        <w:ind w:left="547"/>
      </w:pPr>
      <w:r w:rsidRPr="00502838">
        <w:rPr>
          <w:rPrChange w:id="234" w:author="Shane Gaither" w:date="2026-08-18T21:14:00Z" w16du:dateUtc="2026-08-19T02:14:00Z">
            <w:rPr>
              <w:color w:val="0000FF"/>
            </w:rPr>
          </w:rPrChange>
        </w:rPr>
        <w:t>2.6  Define Role and Scope</w:t>
      </w:r>
      <w:r w:rsidRPr="00502838">
        <w:rPr>
          <w:rPrChange w:id="235" w:author="Shane Gaither" w:date="2026-08-18T21:14:00Z" w16du:dateUtc="2026-08-19T02:14:00Z">
            <w:rPr>
              <w:color w:val="0000FF"/>
            </w:rPr>
          </w:rPrChange>
        </w:rPr>
        <w:tab/>
        <w:t>68</w:t>
      </w:r>
    </w:p>
    <w:p w14:paraId="0B17CE3C" w14:textId="77777777" w:rsidR="00403725" w:rsidRPr="00502838" w:rsidRDefault="00000000">
      <w:pPr>
        <w:tabs>
          <w:tab w:val="right" w:leader="dot" w:pos="8784"/>
        </w:tabs>
        <w:spacing w:after="0" w:line="240" w:lineRule="auto"/>
        <w:ind w:left="259"/>
      </w:pPr>
      <w:r w:rsidRPr="00502838">
        <w:rPr>
          <w:rPrChange w:id="236" w:author="Shane Gaither" w:date="2026-08-18T21:14:00Z" w16du:dateUtc="2026-08-19T02:14:00Z">
            <w:rPr>
              <w:color w:val="0000FF"/>
            </w:rPr>
          </w:rPrChange>
        </w:rPr>
        <w:t>PART III — ADD CONTROL WHEN THE PROBLEM APPEARS</w:t>
      </w:r>
      <w:r w:rsidRPr="00502838">
        <w:rPr>
          <w:rPrChange w:id="237" w:author="Shane Gaither" w:date="2026-08-18T21:14:00Z" w16du:dateUtc="2026-08-19T02:14:00Z">
            <w:rPr>
              <w:color w:val="0000FF"/>
            </w:rPr>
          </w:rPrChange>
        </w:rPr>
        <w:tab/>
        <w:t>69</w:t>
      </w:r>
    </w:p>
    <w:p w14:paraId="2B4F92BD" w14:textId="77777777" w:rsidR="00403725" w:rsidRPr="00502838" w:rsidRDefault="00000000">
      <w:pPr>
        <w:tabs>
          <w:tab w:val="right" w:leader="dot" w:pos="8784"/>
        </w:tabs>
        <w:spacing w:after="0" w:line="240" w:lineRule="auto"/>
        <w:ind w:left="547"/>
      </w:pPr>
      <w:r w:rsidRPr="00502838">
        <w:rPr>
          <w:rPrChange w:id="238" w:author="Shane Gaither" w:date="2026-08-18T21:14:00Z" w16du:dateUtc="2026-08-19T02:14:00Z">
            <w:rPr>
              <w:color w:val="0000FF"/>
            </w:rPr>
          </w:rPrChange>
        </w:rPr>
        <w:t>3.1  Use Reflection Before Execution</w:t>
      </w:r>
      <w:r w:rsidRPr="00502838">
        <w:rPr>
          <w:rPrChange w:id="239" w:author="Shane Gaither" w:date="2026-08-18T21:14:00Z" w16du:dateUtc="2026-08-19T02:14:00Z">
            <w:rPr>
              <w:color w:val="0000FF"/>
            </w:rPr>
          </w:rPrChange>
        </w:rPr>
        <w:tab/>
        <w:t>70</w:t>
      </w:r>
    </w:p>
    <w:p w14:paraId="26BD2651" w14:textId="77777777" w:rsidR="00403725" w:rsidRPr="00502838" w:rsidRDefault="00000000">
      <w:pPr>
        <w:tabs>
          <w:tab w:val="right" w:leader="dot" w:pos="8784"/>
        </w:tabs>
        <w:spacing w:after="0" w:line="240" w:lineRule="auto"/>
        <w:ind w:left="547"/>
      </w:pPr>
      <w:r w:rsidRPr="00502838">
        <w:rPr>
          <w:rPrChange w:id="240" w:author="Shane Gaither" w:date="2026-08-18T21:14:00Z" w16du:dateUtc="2026-08-19T02:14:00Z">
            <w:rPr>
              <w:color w:val="0000FF"/>
            </w:rPr>
          </w:rPrChange>
        </w:rPr>
        <w:t>3.2  Approve, Then Proceed</w:t>
      </w:r>
      <w:r w:rsidRPr="00502838">
        <w:rPr>
          <w:rPrChange w:id="241" w:author="Shane Gaither" w:date="2026-08-18T21:14:00Z" w16du:dateUtc="2026-08-19T02:14:00Z">
            <w:rPr>
              <w:color w:val="0000FF"/>
            </w:rPr>
          </w:rPrChange>
        </w:rPr>
        <w:tab/>
        <w:t>70</w:t>
      </w:r>
    </w:p>
    <w:p w14:paraId="4173BA1B" w14:textId="77777777" w:rsidR="00403725" w:rsidRPr="00502838" w:rsidRDefault="00000000">
      <w:pPr>
        <w:tabs>
          <w:tab w:val="right" w:leader="dot" w:pos="8784"/>
        </w:tabs>
        <w:spacing w:after="0" w:line="240" w:lineRule="auto"/>
        <w:ind w:left="547"/>
      </w:pPr>
      <w:r w:rsidRPr="00502838">
        <w:rPr>
          <w:rPrChange w:id="242" w:author="Shane Gaither" w:date="2026-08-18T21:14:00Z" w16du:dateUtc="2026-08-19T02:14:00Z">
            <w:rPr>
              <w:color w:val="0000FF"/>
            </w:rPr>
          </w:rPrChange>
        </w:rPr>
        <w:t>3.3  Work in Stages</w:t>
      </w:r>
      <w:r w:rsidRPr="00502838">
        <w:rPr>
          <w:rPrChange w:id="243" w:author="Shane Gaither" w:date="2026-08-18T21:14:00Z" w16du:dateUtc="2026-08-19T02:14:00Z">
            <w:rPr>
              <w:color w:val="0000FF"/>
            </w:rPr>
          </w:rPrChange>
        </w:rPr>
        <w:tab/>
        <w:t>71</w:t>
      </w:r>
    </w:p>
    <w:p w14:paraId="0FB77EFE" w14:textId="77777777" w:rsidR="00403725" w:rsidRPr="00502838" w:rsidRDefault="00000000">
      <w:pPr>
        <w:tabs>
          <w:tab w:val="right" w:leader="dot" w:pos="8784"/>
        </w:tabs>
        <w:spacing w:after="0" w:line="240" w:lineRule="auto"/>
        <w:ind w:left="547"/>
      </w:pPr>
      <w:r w:rsidRPr="00502838">
        <w:rPr>
          <w:rPrChange w:id="244" w:author="Shane Gaither" w:date="2026-08-18T21:14:00Z" w16du:dateUtc="2026-08-19T02:14:00Z">
            <w:rPr>
              <w:color w:val="0000FF"/>
            </w:rPr>
          </w:rPrChange>
        </w:rPr>
        <w:t>3.4  Ask What Has Not Been Considered</w:t>
      </w:r>
      <w:r w:rsidRPr="00502838">
        <w:rPr>
          <w:rPrChange w:id="245" w:author="Shane Gaither" w:date="2026-08-18T21:14:00Z" w16du:dateUtc="2026-08-19T02:14:00Z">
            <w:rPr>
              <w:color w:val="0000FF"/>
            </w:rPr>
          </w:rPrChange>
        </w:rPr>
        <w:tab/>
        <w:t>71</w:t>
      </w:r>
    </w:p>
    <w:p w14:paraId="0D8FA04E" w14:textId="77777777" w:rsidR="00403725" w:rsidRPr="00502838" w:rsidRDefault="00000000">
      <w:pPr>
        <w:tabs>
          <w:tab w:val="right" w:leader="dot" w:pos="8784"/>
        </w:tabs>
        <w:spacing w:after="0" w:line="240" w:lineRule="auto"/>
        <w:ind w:left="547"/>
      </w:pPr>
      <w:r w:rsidRPr="00502838">
        <w:rPr>
          <w:rPrChange w:id="246" w:author="Shane Gaither" w:date="2026-08-18T21:14:00Z" w16du:dateUtc="2026-08-19T02:14:00Z">
            <w:rPr>
              <w:color w:val="0000FF"/>
            </w:rPr>
          </w:rPrChange>
        </w:rPr>
        <w:t>3.5  Iterate Until Diminishing Returns</w:t>
      </w:r>
      <w:r w:rsidRPr="00502838">
        <w:rPr>
          <w:rPrChange w:id="247" w:author="Shane Gaither" w:date="2026-08-18T21:14:00Z" w16du:dateUtc="2026-08-19T02:14:00Z">
            <w:rPr>
              <w:color w:val="0000FF"/>
            </w:rPr>
          </w:rPrChange>
        </w:rPr>
        <w:tab/>
        <w:t>72</w:t>
      </w:r>
    </w:p>
    <w:p w14:paraId="5A05957E" w14:textId="77777777" w:rsidR="00403725" w:rsidRPr="00502838" w:rsidRDefault="00000000">
      <w:pPr>
        <w:tabs>
          <w:tab w:val="right" w:leader="dot" w:pos="8784"/>
        </w:tabs>
        <w:spacing w:after="0" w:line="240" w:lineRule="auto"/>
        <w:ind w:left="547"/>
      </w:pPr>
      <w:r w:rsidRPr="00502838">
        <w:rPr>
          <w:rPrChange w:id="248" w:author="Shane Gaither" w:date="2026-08-18T21:14:00Z" w16du:dateUtc="2026-08-19T02:14:00Z">
            <w:rPr>
              <w:color w:val="0000FF"/>
            </w:rPr>
          </w:rPrChange>
        </w:rPr>
        <w:t>3.6  Stop at the Point of Diminishing Returns</w:t>
      </w:r>
      <w:r w:rsidRPr="00502838">
        <w:rPr>
          <w:rPrChange w:id="249" w:author="Shane Gaither" w:date="2026-08-18T21:14:00Z" w16du:dateUtc="2026-08-19T02:14:00Z">
            <w:rPr>
              <w:color w:val="0000FF"/>
            </w:rPr>
          </w:rPrChange>
        </w:rPr>
        <w:tab/>
        <w:t>72</w:t>
      </w:r>
    </w:p>
    <w:p w14:paraId="2344F5B7" w14:textId="77777777" w:rsidR="00403725" w:rsidRPr="00502838" w:rsidRDefault="00000000">
      <w:pPr>
        <w:tabs>
          <w:tab w:val="right" w:leader="dot" w:pos="8784"/>
        </w:tabs>
        <w:spacing w:after="0" w:line="240" w:lineRule="auto"/>
        <w:ind w:left="547"/>
      </w:pPr>
      <w:r w:rsidRPr="00502838">
        <w:rPr>
          <w:rPrChange w:id="250" w:author="Shane Gaither" w:date="2026-08-18T21:14:00Z" w16du:dateUtc="2026-08-19T02:14:00Z">
            <w:rPr>
              <w:color w:val="0000FF"/>
            </w:rPr>
          </w:rPrChange>
        </w:rPr>
        <w:t>3.7  Preserve One Clear User Path</w:t>
      </w:r>
      <w:r w:rsidRPr="00502838">
        <w:rPr>
          <w:rPrChange w:id="251" w:author="Shane Gaither" w:date="2026-08-18T21:14:00Z" w16du:dateUtc="2026-08-19T02:14:00Z">
            <w:rPr>
              <w:color w:val="0000FF"/>
            </w:rPr>
          </w:rPrChange>
        </w:rPr>
        <w:tab/>
        <w:t>72</w:t>
      </w:r>
    </w:p>
    <w:p w14:paraId="27933962" w14:textId="77777777" w:rsidR="00403725" w:rsidRPr="00502838" w:rsidRDefault="00000000">
      <w:pPr>
        <w:tabs>
          <w:tab w:val="right" w:leader="dot" w:pos="8784"/>
        </w:tabs>
        <w:spacing w:after="0" w:line="240" w:lineRule="auto"/>
        <w:ind w:left="547"/>
      </w:pPr>
      <w:r w:rsidRPr="00502838">
        <w:rPr>
          <w:rPrChange w:id="252" w:author="Shane Gaither" w:date="2026-08-18T21:14:00Z" w16du:dateUtc="2026-08-19T02:14:00Z">
            <w:rPr>
              <w:color w:val="0000FF"/>
            </w:rPr>
          </w:rPrChange>
        </w:rPr>
        <w:t>3.8  Correct Excess Detail Immediately</w:t>
      </w:r>
      <w:r w:rsidRPr="00502838">
        <w:rPr>
          <w:rPrChange w:id="253" w:author="Shane Gaither" w:date="2026-08-18T21:14:00Z" w16du:dateUtc="2026-08-19T02:14:00Z">
            <w:rPr>
              <w:color w:val="0000FF"/>
            </w:rPr>
          </w:rPrChange>
        </w:rPr>
        <w:tab/>
        <w:t>73</w:t>
      </w:r>
    </w:p>
    <w:p w14:paraId="560D3E84" w14:textId="77777777" w:rsidR="00403725" w:rsidRPr="00502838" w:rsidRDefault="00000000">
      <w:pPr>
        <w:tabs>
          <w:tab w:val="right" w:leader="dot" w:pos="8784"/>
        </w:tabs>
        <w:spacing w:after="0" w:line="240" w:lineRule="auto"/>
        <w:ind w:left="547"/>
      </w:pPr>
      <w:r w:rsidRPr="00502838">
        <w:rPr>
          <w:rPrChange w:id="254" w:author="Shane Gaither" w:date="2026-08-18T21:14:00Z" w16du:dateUtc="2026-08-19T02:14:00Z">
            <w:rPr>
              <w:color w:val="0000FF"/>
            </w:rPr>
          </w:rPrChange>
        </w:rPr>
        <w:t>3.9  Match the Amount of Control to the Size and Risk of the Task</w:t>
      </w:r>
      <w:r w:rsidRPr="00502838">
        <w:rPr>
          <w:rPrChange w:id="255" w:author="Shane Gaither" w:date="2026-08-18T21:14:00Z" w16du:dateUtc="2026-08-19T02:14:00Z">
            <w:rPr>
              <w:color w:val="0000FF"/>
            </w:rPr>
          </w:rPrChange>
        </w:rPr>
        <w:tab/>
        <w:t>73</w:t>
      </w:r>
    </w:p>
    <w:p w14:paraId="55242698" w14:textId="77777777" w:rsidR="00403725" w:rsidRPr="00502838" w:rsidRDefault="00000000">
      <w:pPr>
        <w:tabs>
          <w:tab w:val="right" w:leader="dot" w:pos="8784"/>
        </w:tabs>
        <w:spacing w:after="0" w:line="240" w:lineRule="auto"/>
        <w:ind w:left="547"/>
      </w:pPr>
      <w:r w:rsidRPr="00502838">
        <w:rPr>
          <w:rPrChange w:id="256" w:author="Shane Gaither" w:date="2026-08-18T21:14:00Z" w16du:dateUtc="2026-08-19T02:14:00Z">
            <w:rPr>
              <w:color w:val="0000FF"/>
            </w:rPr>
          </w:rPrChange>
        </w:rPr>
        <w:t>3.10  Distinguish Material Ambiguity from Unnecessary Questions</w:t>
      </w:r>
      <w:r w:rsidRPr="00502838">
        <w:rPr>
          <w:rPrChange w:id="257" w:author="Shane Gaither" w:date="2026-08-18T21:14:00Z" w16du:dateUtc="2026-08-19T02:14:00Z">
            <w:rPr>
              <w:color w:val="0000FF"/>
            </w:rPr>
          </w:rPrChange>
        </w:rPr>
        <w:tab/>
        <w:t>74</w:t>
      </w:r>
    </w:p>
    <w:p w14:paraId="66E96A7C" w14:textId="77777777" w:rsidR="00403725" w:rsidRPr="00502838" w:rsidRDefault="00000000">
      <w:pPr>
        <w:tabs>
          <w:tab w:val="right" w:leader="dot" w:pos="8784"/>
        </w:tabs>
        <w:spacing w:after="0" w:line="240" w:lineRule="auto"/>
        <w:ind w:left="547"/>
      </w:pPr>
      <w:r w:rsidRPr="00502838">
        <w:rPr>
          <w:rPrChange w:id="258" w:author="Shane Gaither" w:date="2026-08-18T21:14:00Z" w16du:dateUtc="2026-08-19T02:14:00Z">
            <w:rPr>
              <w:color w:val="0000FF"/>
            </w:rPr>
          </w:rPrChange>
        </w:rPr>
        <w:t>3.11  Reapprove Material Scope Changes</w:t>
      </w:r>
      <w:r w:rsidRPr="00502838">
        <w:rPr>
          <w:rPrChange w:id="259" w:author="Shane Gaither" w:date="2026-08-18T21:14:00Z" w16du:dateUtc="2026-08-19T02:14:00Z">
            <w:rPr>
              <w:color w:val="0000FF"/>
            </w:rPr>
          </w:rPrChange>
        </w:rPr>
        <w:tab/>
        <w:t>74</w:t>
      </w:r>
    </w:p>
    <w:p w14:paraId="23A70C03" w14:textId="77777777" w:rsidR="00403725" w:rsidRPr="00502838" w:rsidRDefault="00000000">
      <w:pPr>
        <w:tabs>
          <w:tab w:val="right" w:leader="dot" w:pos="8784"/>
        </w:tabs>
        <w:spacing w:after="0" w:line="240" w:lineRule="auto"/>
        <w:ind w:left="547"/>
      </w:pPr>
      <w:r w:rsidRPr="00502838">
        <w:rPr>
          <w:rPrChange w:id="260" w:author="Shane Gaither" w:date="2026-08-18T21:14:00Z" w16du:dateUtc="2026-08-19T02:14:00Z">
            <w:rPr>
              <w:color w:val="0000FF"/>
            </w:rPr>
          </w:rPrChange>
        </w:rPr>
        <w:t>3.12  Keep Planning, Critique, Editing, and Execution Separate</w:t>
      </w:r>
      <w:r w:rsidRPr="00502838">
        <w:rPr>
          <w:rPrChange w:id="261" w:author="Shane Gaither" w:date="2026-08-18T21:14:00Z" w16du:dateUtc="2026-08-19T02:14:00Z">
            <w:rPr>
              <w:color w:val="0000FF"/>
            </w:rPr>
          </w:rPrChange>
        </w:rPr>
        <w:tab/>
        <w:t>75</w:t>
      </w:r>
    </w:p>
    <w:p w14:paraId="5A849752" w14:textId="77777777" w:rsidR="00403725" w:rsidRPr="00502838" w:rsidRDefault="00000000">
      <w:pPr>
        <w:tabs>
          <w:tab w:val="right" w:leader="dot" w:pos="8784"/>
        </w:tabs>
        <w:spacing w:after="0" w:line="240" w:lineRule="auto"/>
        <w:ind w:left="259"/>
      </w:pPr>
      <w:r w:rsidRPr="00502838">
        <w:rPr>
          <w:rPrChange w:id="262" w:author="Shane Gaither" w:date="2026-08-18T21:14:00Z" w16du:dateUtc="2026-08-19T02:14:00Z">
            <w:rPr>
              <w:color w:val="0000FF"/>
            </w:rPr>
          </w:rPrChange>
        </w:rPr>
        <w:t>PART IV — CONTROL LANGUAGE</w:t>
      </w:r>
      <w:r w:rsidRPr="00502838">
        <w:rPr>
          <w:rPrChange w:id="263" w:author="Shane Gaither" w:date="2026-08-18T21:14:00Z" w16du:dateUtc="2026-08-19T02:14:00Z">
            <w:rPr>
              <w:color w:val="0000FF"/>
            </w:rPr>
          </w:rPrChange>
        </w:rPr>
        <w:tab/>
        <w:t>76</w:t>
      </w:r>
    </w:p>
    <w:p w14:paraId="2BAE0287" w14:textId="77777777" w:rsidR="00403725" w:rsidRPr="00502838" w:rsidRDefault="00000000">
      <w:pPr>
        <w:tabs>
          <w:tab w:val="right" w:leader="dot" w:pos="8784"/>
        </w:tabs>
        <w:spacing w:after="0" w:line="240" w:lineRule="auto"/>
        <w:ind w:left="547"/>
      </w:pPr>
      <w:r w:rsidRPr="00502838">
        <w:rPr>
          <w:rPrChange w:id="264" w:author="Shane Gaither" w:date="2026-08-18T21:14:00Z" w16du:dateUtc="2026-08-19T02:14:00Z">
            <w:rPr>
              <w:color w:val="0000FF"/>
            </w:rPr>
          </w:rPrChange>
        </w:rPr>
        <w:t>4.1  Command Quick Reference</w:t>
      </w:r>
      <w:r w:rsidRPr="00502838">
        <w:rPr>
          <w:rPrChange w:id="265" w:author="Shane Gaither" w:date="2026-08-18T21:14:00Z" w16du:dateUtc="2026-08-19T02:14:00Z">
            <w:rPr>
              <w:color w:val="0000FF"/>
            </w:rPr>
          </w:rPrChange>
        </w:rPr>
        <w:tab/>
        <w:t>76</w:t>
      </w:r>
    </w:p>
    <w:p w14:paraId="4DA3B16F" w14:textId="77777777" w:rsidR="00403725" w:rsidRPr="00502838" w:rsidRDefault="00000000">
      <w:pPr>
        <w:tabs>
          <w:tab w:val="right" w:leader="dot" w:pos="8784"/>
        </w:tabs>
        <w:spacing w:after="0" w:line="240" w:lineRule="auto"/>
        <w:ind w:left="547"/>
      </w:pPr>
      <w:r w:rsidRPr="00502838">
        <w:rPr>
          <w:rPrChange w:id="266" w:author="Shane Gaither" w:date="2026-08-18T21:14:00Z" w16du:dateUtc="2026-08-19T02:14:00Z">
            <w:rPr>
              <w:color w:val="0000FF"/>
            </w:rPr>
          </w:rPrChange>
        </w:rPr>
        <w:t>4.2  Reflect</w:t>
      </w:r>
      <w:r w:rsidRPr="00502838">
        <w:rPr>
          <w:rPrChange w:id="267" w:author="Shane Gaither" w:date="2026-08-18T21:14:00Z" w16du:dateUtc="2026-08-19T02:14:00Z">
            <w:rPr>
              <w:color w:val="0000FF"/>
            </w:rPr>
          </w:rPrChange>
        </w:rPr>
        <w:tab/>
        <w:t>76</w:t>
      </w:r>
    </w:p>
    <w:p w14:paraId="1BDAD89A" w14:textId="77777777" w:rsidR="00403725" w:rsidRPr="00502838" w:rsidRDefault="00000000">
      <w:pPr>
        <w:tabs>
          <w:tab w:val="right" w:leader="dot" w:pos="8784"/>
        </w:tabs>
        <w:spacing w:after="0" w:line="240" w:lineRule="auto"/>
        <w:ind w:left="547"/>
      </w:pPr>
      <w:r w:rsidRPr="00502838">
        <w:rPr>
          <w:rPrChange w:id="268" w:author="Shane Gaither" w:date="2026-08-18T21:14:00Z" w16du:dateUtc="2026-08-19T02:14:00Z">
            <w:rPr>
              <w:color w:val="0000FF"/>
            </w:rPr>
          </w:rPrChange>
        </w:rPr>
        <w:t>4.3  Approved</w:t>
      </w:r>
      <w:r w:rsidRPr="00502838">
        <w:rPr>
          <w:rPrChange w:id="269" w:author="Shane Gaither" w:date="2026-08-18T21:14:00Z" w16du:dateUtc="2026-08-19T02:14:00Z">
            <w:rPr>
              <w:color w:val="0000FF"/>
            </w:rPr>
          </w:rPrChange>
        </w:rPr>
        <w:tab/>
        <w:t>77</w:t>
      </w:r>
    </w:p>
    <w:p w14:paraId="35B4474A" w14:textId="77777777" w:rsidR="00403725" w:rsidRPr="00502838" w:rsidRDefault="00000000">
      <w:pPr>
        <w:tabs>
          <w:tab w:val="right" w:leader="dot" w:pos="8784"/>
        </w:tabs>
        <w:spacing w:after="0" w:line="240" w:lineRule="auto"/>
        <w:ind w:left="547"/>
      </w:pPr>
      <w:r w:rsidRPr="00502838">
        <w:rPr>
          <w:rPrChange w:id="270" w:author="Shane Gaither" w:date="2026-08-18T21:14:00Z" w16du:dateUtc="2026-08-19T02:14:00Z">
            <w:rPr>
              <w:color w:val="0000FF"/>
            </w:rPr>
          </w:rPrChange>
        </w:rPr>
        <w:t>4.4  Proceed</w:t>
      </w:r>
      <w:r w:rsidRPr="00502838">
        <w:rPr>
          <w:rPrChange w:id="271" w:author="Shane Gaither" w:date="2026-08-18T21:14:00Z" w16du:dateUtc="2026-08-19T02:14:00Z">
            <w:rPr>
              <w:color w:val="0000FF"/>
            </w:rPr>
          </w:rPrChange>
        </w:rPr>
        <w:tab/>
        <w:t>77</w:t>
      </w:r>
    </w:p>
    <w:p w14:paraId="601FB653" w14:textId="77777777" w:rsidR="00403725" w:rsidRPr="00502838" w:rsidRDefault="00000000">
      <w:pPr>
        <w:tabs>
          <w:tab w:val="right" w:leader="dot" w:pos="8784"/>
        </w:tabs>
        <w:spacing w:after="0" w:line="240" w:lineRule="auto"/>
        <w:ind w:left="547"/>
      </w:pPr>
      <w:r w:rsidRPr="00502838">
        <w:rPr>
          <w:rPrChange w:id="272" w:author="Shane Gaither" w:date="2026-08-18T21:14:00Z" w16du:dateUtc="2026-08-19T02:14:00Z">
            <w:rPr>
              <w:color w:val="0000FF"/>
            </w:rPr>
          </w:rPrChange>
        </w:rPr>
        <w:t>4.5  Iterate</w:t>
      </w:r>
      <w:r w:rsidRPr="00502838">
        <w:rPr>
          <w:rPrChange w:id="273" w:author="Shane Gaither" w:date="2026-08-18T21:14:00Z" w16du:dateUtc="2026-08-19T02:14:00Z">
            <w:rPr>
              <w:color w:val="0000FF"/>
            </w:rPr>
          </w:rPrChange>
        </w:rPr>
        <w:tab/>
        <w:t>77</w:t>
      </w:r>
    </w:p>
    <w:p w14:paraId="3BA28331" w14:textId="77777777" w:rsidR="00403725" w:rsidRPr="00502838" w:rsidRDefault="00000000">
      <w:pPr>
        <w:tabs>
          <w:tab w:val="right" w:leader="dot" w:pos="8784"/>
        </w:tabs>
        <w:spacing w:after="0" w:line="240" w:lineRule="auto"/>
        <w:ind w:left="547"/>
      </w:pPr>
      <w:r w:rsidRPr="00502838">
        <w:rPr>
          <w:rPrChange w:id="274" w:author="Shane Gaither" w:date="2026-08-18T21:14:00Z" w16du:dateUtc="2026-08-19T02:14:00Z">
            <w:rPr>
              <w:color w:val="0000FF"/>
            </w:rPr>
          </w:rPrChange>
        </w:rPr>
        <w:t>4.6  NFAR</w:t>
      </w:r>
      <w:r w:rsidRPr="00502838">
        <w:rPr>
          <w:rPrChange w:id="275" w:author="Shane Gaither" w:date="2026-08-18T21:14:00Z" w16du:dateUtc="2026-08-19T02:14:00Z">
            <w:rPr>
              <w:color w:val="0000FF"/>
            </w:rPr>
          </w:rPrChange>
        </w:rPr>
        <w:tab/>
        <w:t>78</w:t>
      </w:r>
    </w:p>
    <w:p w14:paraId="648FBE00" w14:textId="77777777" w:rsidR="00403725" w:rsidRPr="00502838" w:rsidRDefault="00000000">
      <w:pPr>
        <w:tabs>
          <w:tab w:val="right" w:leader="dot" w:pos="8784"/>
        </w:tabs>
        <w:spacing w:after="0" w:line="240" w:lineRule="auto"/>
        <w:ind w:left="547"/>
      </w:pPr>
      <w:r w:rsidRPr="00502838">
        <w:rPr>
          <w:rPrChange w:id="276" w:author="Shane Gaither" w:date="2026-08-18T21:14:00Z" w16du:dateUtc="2026-08-19T02:14:00Z">
            <w:rPr>
              <w:color w:val="0000FF"/>
            </w:rPr>
          </w:rPrChange>
        </w:rPr>
        <w:t>4.7  Stand By</w:t>
      </w:r>
      <w:r w:rsidRPr="00502838">
        <w:rPr>
          <w:rPrChange w:id="277" w:author="Shane Gaither" w:date="2026-08-18T21:14:00Z" w16du:dateUtc="2026-08-19T02:14:00Z">
            <w:rPr>
              <w:color w:val="0000FF"/>
            </w:rPr>
          </w:rPrChange>
        </w:rPr>
        <w:tab/>
        <w:t>78</w:t>
      </w:r>
    </w:p>
    <w:p w14:paraId="7978DF9C" w14:textId="77777777" w:rsidR="00403725" w:rsidRPr="00502838" w:rsidRDefault="00000000">
      <w:pPr>
        <w:tabs>
          <w:tab w:val="right" w:leader="dot" w:pos="8784"/>
        </w:tabs>
        <w:spacing w:after="0" w:line="240" w:lineRule="auto"/>
        <w:ind w:left="547"/>
      </w:pPr>
      <w:r w:rsidRPr="00502838">
        <w:rPr>
          <w:rPrChange w:id="278" w:author="Shane Gaither" w:date="2026-08-18T21:14:00Z" w16du:dateUtc="2026-08-19T02:14:00Z">
            <w:rPr>
              <w:color w:val="0000FF"/>
            </w:rPr>
          </w:rPrChange>
        </w:rPr>
        <w:t>4.8  TMI</w:t>
      </w:r>
      <w:r w:rsidRPr="00502838">
        <w:rPr>
          <w:rPrChange w:id="279" w:author="Shane Gaither" w:date="2026-08-18T21:14:00Z" w16du:dateUtc="2026-08-19T02:14:00Z">
            <w:rPr>
              <w:color w:val="0000FF"/>
            </w:rPr>
          </w:rPrChange>
        </w:rPr>
        <w:tab/>
        <w:t>78</w:t>
      </w:r>
    </w:p>
    <w:p w14:paraId="2D276D2B" w14:textId="77777777" w:rsidR="00403725" w:rsidRPr="00502838" w:rsidRDefault="00000000">
      <w:pPr>
        <w:tabs>
          <w:tab w:val="right" w:leader="dot" w:pos="8784"/>
        </w:tabs>
        <w:spacing w:after="0" w:line="240" w:lineRule="auto"/>
        <w:ind w:left="547"/>
      </w:pPr>
      <w:r w:rsidRPr="00502838">
        <w:rPr>
          <w:rPrChange w:id="280" w:author="Shane Gaither" w:date="2026-08-18T21:14:00Z" w16du:dateUtc="2026-08-19T02:14:00Z">
            <w:rPr>
              <w:color w:val="0000FF"/>
            </w:rPr>
          </w:rPrChange>
        </w:rPr>
        <w:t>4.9  Combined Commands and Precedence</w:t>
      </w:r>
      <w:r w:rsidRPr="00502838">
        <w:rPr>
          <w:rPrChange w:id="281" w:author="Shane Gaither" w:date="2026-08-18T21:14:00Z" w16du:dateUtc="2026-08-19T02:14:00Z">
            <w:rPr>
              <w:color w:val="0000FF"/>
            </w:rPr>
          </w:rPrChange>
        </w:rPr>
        <w:tab/>
        <w:t>79</w:t>
      </w:r>
    </w:p>
    <w:p w14:paraId="5C93CA15" w14:textId="77777777" w:rsidR="00403725" w:rsidRPr="00502838" w:rsidRDefault="00000000">
      <w:pPr>
        <w:tabs>
          <w:tab w:val="right" w:leader="dot" w:pos="8784"/>
        </w:tabs>
        <w:spacing w:after="0" w:line="240" w:lineRule="auto"/>
        <w:ind w:left="259"/>
      </w:pPr>
      <w:r w:rsidRPr="00502838">
        <w:rPr>
          <w:rPrChange w:id="282" w:author="Shane Gaither" w:date="2026-08-18T21:14:00Z" w16du:dateUtc="2026-08-19T02:14:00Z">
            <w:rPr>
              <w:color w:val="0000FF"/>
            </w:rPr>
          </w:rPrChange>
        </w:rPr>
        <w:t>PART V — ARTIFACTS AND SOURCE CONTROL</w:t>
      </w:r>
      <w:r w:rsidRPr="00502838">
        <w:rPr>
          <w:rPrChange w:id="283" w:author="Shane Gaither" w:date="2026-08-18T21:14:00Z" w16du:dateUtc="2026-08-19T02:14:00Z">
            <w:rPr>
              <w:color w:val="0000FF"/>
            </w:rPr>
          </w:rPrChange>
        </w:rPr>
        <w:tab/>
        <w:t>80</w:t>
      </w:r>
    </w:p>
    <w:p w14:paraId="2CBC8210" w14:textId="77777777" w:rsidR="00403725" w:rsidRPr="00502838" w:rsidRDefault="00000000">
      <w:pPr>
        <w:tabs>
          <w:tab w:val="right" w:leader="dot" w:pos="8784"/>
        </w:tabs>
        <w:spacing w:after="0" w:line="240" w:lineRule="auto"/>
        <w:ind w:left="547"/>
      </w:pPr>
      <w:r w:rsidRPr="00502838">
        <w:rPr>
          <w:rPrChange w:id="284" w:author="Shane Gaither" w:date="2026-08-18T21:14:00Z" w16du:dateUtc="2026-08-19T02:14:00Z">
            <w:rPr>
              <w:color w:val="0000FF"/>
            </w:rPr>
          </w:rPrChange>
        </w:rPr>
        <w:t>5.1  Planning Versus Artifact Creation</w:t>
      </w:r>
      <w:r w:rsidRPr="00502838">
        <w:rPr>
          <w:rPrChange w:id="285" w:author="Shane Gaither" w:date="2026-08-18T21:14:00Z" w16du:dateUtc="2026-08-19T02:14:00Z">
            <w:rPr>
              <w:color w:val="0000FF"/>
            </w:rPr>
          </w:rPrChange>
        </w:rPr>
        <w:tab/>
        <w:t>80</w:t>
      </w:r>
    </w:p>
    <w:p w14:paraId="56D67202" w14:textId="77777777" w:rsidR="00403725" w:rsidRPr="00502838" w:rsidRDefault="00000000">
      <w:pPr>
        <w:tabs>
          <w:tab w:val="right" w:leader="dot" w:pos="8784"/>
        </w:tabs>
        <w:spacing w:after="0" w:line="240" w:lineRule="auto"/>
        <w:ind w:left="547"/>
      </w:pPr>
      <w:r w:rsidRPr="00502838">
        <w:rPr>
          <w:rPrChange w:id="286" w:author="Shane Gaither" w:date="2026-08-18T21:14:00Z" w16du:dateUtc="2026-08-19T02:14:00Z">
            <w:rPr>
              <w:color w:val="0000FF"/>
            </w:rPr>
          </w:rPrChange>
        </w:rPr>
        <w:t>5.2  What an Artifact Is</w:t>
      </w:r>
      <w:r w:rsidRPr="00502838">
        <w:rPr>
          <w:rPrChange w:id="287" w:author="Shane Gaither" w:date="2026-08-18T21:14:00Z" w16du:dateUtc="2026-08-19T02:14:00Z">
            <w:rPr>
              <w:color w:val="0000FF"/>
            </w:rPr>
          </w:rPrChange>
        </w:rPr>
        <w:tab/>
        <w:t>81</w:t>
      </w:r>
    </w:p>
    <w:p w14:paraId="7BE09A87" w14:textId="77777777" w:rsidR="00403725" w:rsidRPr="00502838" w:rsidRDefault="00000000">
      <w:pPr>
        <w:tabs>
          <w:tab w:val="right" w:leader="dot" w:pos="8784"/>
        </w:tabs>
        <w:spacing w:after="0" w:line="240" w:lineRule="auto"/>
        <w:ind w:left="547"/>
      </w:pPr>
      <w:r w:rsidRPr="00502838">
        <w:rPr>
          <w:rPrChange w:id="288" w:author="Shane Gaither" w:date="2026-08-18T21:14:00Z" w16du:dateUtc="2026-08-19T02:14:00Z">
            <w:rPr>
              <w:color w:val="0000FF"/>
            </w:rPr>
          </w:rPrChange>
        </w:rPr>
        <w:t>5.3  Artifact Types</w:t>
      </w:r>
      <w:r w:rsidRPr="00502838">
        <w:rPr>
          <w:rPrChange w:id="289" w:author="Shane Gaither" w:date="2026-08-18T21:14:00Z" w16du:dateUtc="2026-08-19T02:14:00Z">
            <w:rPr>
              <w:color w:val="0000FF"/>
            </w:rPr>
          </w:rPrChange>
        </w:rPr>
        <w:tab/>
        <w:t>81</w:t>
      </w:r>
    </w:p>
    <w:p w14:paraId="72952B25" w14:textId="77777777" w:rsidR="00403725" w:rsidRPr="00502838" w:rsidRDefault="00000000">
      <w:pPr>
        <w:tabs>
          <w:tab w:val="right" w:leader="dot" w:pos="8784"/>
        </w:tabs>
        <w:spacing w:after="0" w:line="240" w:lineRule="auto"/>
        <w:ind w:left="835"/>
      </w:pPr>
      <w:r w:rsidRPr="00502838">
        <w:rPr>
          <w:rPrChange w:id="290" w:author="Shane Gaither" w:date="2026-08-18T21:14:00Z" w16du:dateUtc="2026-08-19T02:14:00Z">
            <w:rPr>
              <w:color w:val="0000FF"/>
            </w:rPr>
          </w:rPrChange>
        </w:rPr>
        <w:t>MD — Markdown</w:t>
      </w:r>
      <w:r w:rsidRPr="00502838">
        <w:rPr>
          <w:rPrChange w:id="291" w:author="Shane Gaither" w:date="2026-08-18T21:14:00Z" w16du:dateUtc="2026-08-19T02:14:00Z">
            <w:rPr>
              <w:color w:val="0000FF"/>
            </w:rPr>
          </w:rPrChange>
        </w:rPr>
        <w:tab/>
        <w:t>81</w:t>
      </w:r>
    </w:p>
    <w:p w14:paraId="5FA51F41" w14:textId="77777777" w:rsidR="00403725" w:rsidRPr="00502838" w:rsidRDefault="00000000">
      <w:pPr>
        <w:tabs>
          <w:tab w:val="right" w:leader="dot" w:pos="8784"/>
        </w:tabs>
        <w:spacing w:after="0" w:line="240" w:lineRule="auto"/>
        <w:ind w:left="835"/>
      </w:pPr>
      <w:r w:rsidRPr="00502838">
        <w:rPr>
          <w:rPrChange w:id="292" w:author="Shane Gaither" w:date="2026-08-18T21:14:00Z" w16du:dateUtc="2026-08-19T02:14:00Z">
            <w:rPr>
              <w:color w:val="0000FF"/>
            </w:rPr>
          </w:rPrChange>
        </w:rPr>
        <w:t>DOCX — Microsoft Word</w:t>
      </w:r>
      <w:r w:rsidRPr="00502838">
        <w:rPr>
          <w:rPrChange w:id="293" w:author="Shane Gaither" w:date="2026-08-18T21:14:00Z" w16du:dateUtc="2026-08-19T02:14:00Z">
            <w:rPr>
              <w:color w:val="0000FF"/>
            </w:rPr>
          </w:rPrChange>
        </w:rPr>
        <w:tab/>
        <w:t>82</w:t>
      </w:r>
    </w:p>
    <w:p w14:paraId="5CACE158" w14:textId="77777777" w:rsidR="00403725" w:rsidRPr="00502838" w:rsidRDefault="00000000">
      <w:pPr>
        <w:tabs>
          <w:tab w:val="right" w:leader="dot" w:pos="8784"/>
        </w:tabs>
        <w:spacing w:after="0" w:line="240" w:lineRule="auto"/>
        <w:ind w:left="835"/>
      </w:pPr>
      <w:r w:rsidRPr="00502838">
        <w:rPr>
          <w:rPrChange w:id="294" w:author="Shane Gaither" w:date="2026-08-18T21:14:00Z" w16du:dateUtc="2026-08-19T02:14:00Z">
            <w:rPr>
              <w:color w:val="0000FF"/>
            </w:rPr>
          </w:rPrChange>
        </w:rPr>
        <w:t>PDF — Portable Document Format</w:t>
      </w:r>
      <w:r w:rsidRPr="00502838">
        <w:rPr>
          <w:rPrChange w:id="295" w:author="Shane Gaither" w:date="2026-08-18T21:14:00Z" w16du:dateUtc="2026-08-19T02:14:00Z">
            <w:rPr>
              <w:color w:val="0000FF"/>
            </w:rPr>
          </w:rPrChange>
        </w:rPr>
        <w:tab/>
        <w:t>82</w:t>
      </w:r>
    </w:p>
    <w:p w14:paraId="6F4DD9E9" w14:textId="77777777" w:rsidR="00403725" w:rsidRPr="00502838" w:rsidRDefault="00000000">
      <w:pPr>
        <w:tabs>
          <w:tab w:val="right" w:leader="dot" w:pos="8784"/>
        </w:tabs>
        <w:spacing w:after="0" w:line="240" w:lineRule="auto"/>
        <w:ind w:left="835"/>
      </w:pPr>
      <w:r w:rsidRPr="00502838">
        <w:rPr>
          <w:rPrChange w:id="296" w:author="Shane Gaither" w:date="2026-08-18T21:14:00Z" w16du:dateUtc="2026-08-19T02:14:00Z">
            <w:rPr>
              <w:color w:val="0000FF"/>
            </w:rPr>
          </w:rPrChange>
        </w:rPr>
        <w:t>XLSX — Microsoft Excel</w:t>
      </w:r>
      <w:r w:rsidRPr="00502838">
        <w:rPr>
          <w:rPrChange w:id="297" w:author="Shane Gaither" w:date="2026-08-18T21:14:00Z" w16du:dateUtc="2026-08-19T02:14:00Z">
            <w:rPr>
              <w:color w:val="0000FF"/>
            </w:rPr>
          </w:rPrChange>
        </w:rPr>
        <w:tab/>
        <w:t>83</w:t>
      </w:r>
    </w:p>
    <w:p w14:paraId="18ADC3E5" w14:textId="77777777" w:rsidR="00403725" w:rsidRPr="00502838" w:rsidRDefault="00000000">
      <w:pPr>
        <w:tabs>
          <w:tab w:val="right" w:leader="dot" w:pos="8784"/>
        </w:tabs>
        <w:spacing w:after="0" w:line="240" w:lineRule="auto"/>
        <w:ind w:left="547"/>
      </w:pPr>
      <w:r w:rsidRPr="00502838">
        <w:rPr>
          <w:rPrChange w:id="298" w:author="Shane Gaither" w:date="2026-08-18T21:14:00Z" w16du:dateUtc="2026-08-19T02:14:00Z">
            <w:rPr>
              <w:color w:val="0000FF"/>
            </w:rPr>
          </w:rPrChange>
        </w:rPr>
        <w:t>5.4  Making Artifacts Execution-Ready</w:t>
      </w:r>
      <w:r w:rsidRPr="00502838">
        <w:rPr>
          <w:rPrChange w:id="299" w:author="Shane Gaither" w:date="2026-08-18T21:14:00Z" w16du:dateUtc="2026-08-19T02:14:00Z">
            <w:rPr>
              <w:color w:val="0000FF"/>
            </w:rPr>
          </w:rPrChange>
        </w:rPr>
        <w:tab/>
        <w:t>83</w:t>
      </w:r>
    </w:p>
    <w:p w14:paraId="5D40F298" w14:textId="77777777" w:rsidR="00403725" w:rsidRPr="00502838" w:rsidRDefault="00000000">
      <w:pPr>
        <w:tabs>
          <w:tab w:val="right" w:leader="dot" w:pos="8784"/>
        </w:tabs>
        <w:spacing w:after="0" w:line="240" w:lineRule="auto"/>
        <w:ind w:left="547"/>
      </w:pPr>
      <w:r w:rsidRPr="00502838">
        <w:rPr>
          <w:rPrChange w:id="300" w:author="Shane Gaither" w:date="2026-08-18T21:14:00Z" w16du:dateUtc="2026-08-19T02:14:00Z">
            <w:rPr>
              <w:color w:val="0000FF"/>
            </w:rPr>
          </w:rPrChange>
        </w:rPr>
        <w:t>5.5  Canonical Sources and Derivatives</w:t>
      </w:r>
      <w:r w:rsidRPr="00502838">
        <w:rPr>
          <w:rPrChange w:id="301" w:author="Shane Gaither" w:date="2026-08-18T21:14:00Z" w16du:dateUtc="2026-08-19T02:14:00Z">
            <w:rPr>
              <w:color w:val="0000FF"/>
            </w:rPr>
          </w:rPrChange>
        </w:rPr>
        <w:tab/>
        <w:t>84</w:t>
      </w:r>
    </w:p>
    <w:p w14:paraId="1FA79939" w14:textId="77777777" w:rsidR="00403725" w:rsidRPr="00502838" w:rsidRDefault="00000000">
      <w:pPr>
        <w:tabs>
          <w:tab w:val="right" w:leader="dot" w:pos="8784"/>
        </w:tabs>
        <w:spacing w:after="0" w:line="240" w:lineRule="auto"/>
        <w:ind w:left="547"/>
      </w:pPr>
      <w:r w:rsidRPr="00502838">
        <w:rPr>
          <w:rPrChange w:id="302" w:author="Shane Gaither" w:date="2026-08-18T21:14:00Z" w16du:dateUtc="2026-08-19T02:14:00Z">
            <w:rPr>
              <w:color w:val="0000FF"/>
            </w:rPr>
          </w:rPrChange>
        </w:rPr>
        <w:t>5.6  Editing Versus Regeneration</w:t>
      </w:r>
      <w:r w:rsidRPr="00502838">
        <w:rPr>
          <w:rPrChange w:id="303" w:author="Shane Gaither" w:date="2026-08-18T21:14:00Z" w16du:dateUtc="2026-08-19T02:14:00Z">
            <w:rPr>
              <w:color w:val="0000FF"/>
            </w:rPr>
          </w:rPrChange>
        </w:rPr>
        <w:tab/>
        <w:t>84</w:t>
      </w:r>
    </w:p>
    <w:p w14:paraId="7BADD7AD" w14:textId="77777777" w:rsidR="00403725" w:rsidRPr="00502838" w:rsidRDefault="00000000">
      <w:pPr>
        <w:tabs>
          <w:tab w:val="right" w:leader="dot" w:pos="8784"/>
        </w:tabs>
        <w:spacing w:after="0" w:line="240" w:lineRule="auto"/>
        <w:ind w:left="835"/>
      </w:pPr>
      <w:r w:rsidRPr="00502838">
        <w:rPr>
          <w:rPrChange w:id="304" w:author="Shane Gaither" w:date="2026-08-18T21:14:00Z" w16du:dateUtc="2026-08-19T02:14:00Z">
            <w:rPr>
              <w:color w:val="0000FF"/>
            </w:rPr>
          </w:rPrChange>
        </w:rPr>
        <w:t>Recovery from a Bad Edit</w:t>
      </w:r>
      <w:r w:rsidRPr="00502838">
        <w:rPr>
          <w:rPrChange w:id="305" w:author="Shane Gaither" w:date="2026-08-18T21:14:00Z" w16du:dateUtc="2026-08-19T02:14:00Z">
            <w:rPr>
              <w:color w:val="0000FF"/>
            </w:rPr>
          </w:rPrChange>
        </w:rPr>
        <w:tab/>
        <w:t>85</w:t>
      </w:r>
    </w:p>
    <w:p w14:paraId="5737FBFC" w14:textId="77777777" w:rsidR="00403725" w:rsidRPr="00502838" w:rsidRDefault="00000000">
      <w:pPr>
        <w:tabs>
          <w:tab w:val="right" w:leader="dot" w:pos="8784"/>
        </w:tabs>
        <w:spacing w:after="0" w:line="240" w:lineRule="auto"/>
        <w:ind w:left="547"/>
      </w:pPr>
      <w:r w:rsidRPr="00502838">
        <w:rPr>
          <w:rPrChange w:id="306" w:author="Shane Gaither" w:date="2026-08-18T21:14:00Z" w16du:dateUtc="2026-08-19T02:14:00Z">
            <w:rPr>
              <w:color w:val="0000FF"/>
            </w:rPr>
          </w:rPrChange>
        </w:rPr>
        <w:t>5.7  Guard Against Omission and Truncation</w:t>
      </w:r>
      <w:r w:rsidRPr="00502838">
        <w:rPr>
          <w:rPrChange w:id="307" w:author="Shane Gaither" w:date="2026-08-18T21:14:00Z" w16du:dateUtc="2026-08-19T02:14:00Z">
            <w:rPr>
              <w:color w:val="0000FF"/>
            </w:rPr>
          </w:rPrChange>
        </w:rPr>
        <w:tab/>
        <w:t>85</w:t>
      </w:r>
    </w:p>
    <w:p w14:paraId="19CAE15E" w14:textId="77777777" w:rsidR="00403725" w:rsidRPr="00502838" w:rsidRDefault="00000000">
      <w:pPr>
        <w:tabs>
          <w:tab w:val="right" w:leader="dot" w:pos="8784"/>
        </w:tabs>
        <w:spacing w:after="0" w:line="240" w:lineRule="auto"/>
        <w:ind w:left="547"/>
      </w:pPr>
      <w:r w:rsidRPr="00502838">
        <w:rPr>
          <w:rPrChange w:id="308" w:author="Shane Gaither" w:date="2026-08-18T21:14:00Z" w16du:dateUtc="2026-08-19T02:14:00Z">
            <w:rPr>
              <w:color w:val="0000FF"/>
            </w:rPr>
          </w:rPrChange>
        </w:rPr>
        <w:t>5.8  Version Control and History</w:t>
      </w:r>
      <w:r w:rsidRPr="00502838">
        <w:rPr>
          <w:rPrChange w:id="309" w:author="Shane Gaither" w:date="2026-08-18T21:14:00Z" w16du:dateUtc="2026-08-19T02:14:00Z">
            <w:rPr>
              <w:color w:val="0000FF"/>
            </w:rPr>
          </w:rPrChange>
        </w:rPr>
        <w:tab/>
        <w:t>85</w:t>
      </w:r>
    </w:p>
    <w:p w14:paraId="17349F6E" w14:textId="77777777" w:rsidR="00403725" w:rsidRPr="00502838" w:rsidRDefault="00000000">
      <w:pPr>
        <w:tabs>
          <w:tab w:val="right" w:leader="dot" w:pos="8784"/>
        </w:tabs>
        <w:spacing w:after="0" w:line="240" w:lineRule="auto"/>
        <w:ind w:left="547"/>
      </w:pPr>
      <w:r w:rsidRPr="00502838">
        <w:rPr>
          <w:rPrChange w:id="310" w:author="Shane Gaither" w:date="2026-08-18T21:14:00Z" w16du:dateUtc="2026-08-19T02:14:00Z">
            <w:rPr>
              <w:color w:val="0000FF"/>
            </w:rPr>
          </w:rPrChange>
        </w:rPr>
        <w:t>5.9  Promote a Derivative Deliberately</w:t>
      </w:r>
      <w:r w:rsidRPr="00502838">
        <w:rPr>
          <w:rPrChange w:id="311" w:author="Shane Gaither" w:date="2026-08-18T21:14:00Z" w16du:dateUtc="2026-08-19T02:14:00Z">
            <w:rPr>
              <w:color w:val="0000FF"/>
            </w:rPr>
          </w:rPrChange>
        </w:rPr>
        <w:tab/>
        <w:t>86</w:t>
      </w:r>
    </w:p>
    <w:p w14:paraId="58D4EEFD" w14:textId="77777777" w:rsidR="00403725" w:rsidRPr="00502838" w:rsidRDefault="00000000">
      <w:pPr>
        <w:tabs>
          <w:tab w:val="right" w:leader="dot" w:pos="8784"/>
        </w:tabs>
        <w:spacing w:after="0" w:line="240" w:lineRule="auto"/>
        <w:ind w:left="547"/>
      </w:pPr>
      <w:r w:rsidRPr="00502838">
        <w:rPr>
          <w:rPrChange w:id="312" w:author="Shane Gaither" w:date="2026-08-18T21:14:00Z" w16du:dateUtc="2026-08-19T02:14:00Z">
            <w:rPr>
              <w:color w:val="0000FF"/>
            </w:rPr>
          </w:rPrChange>
        </w:rPr>
        <w:t>5.10  Use a Simple Versioning Model</w:t>
      </w:r>
      <w:r w:rsidRPr="00502838">
        <w:rPr>
          <w:rPrChange w:id="313" w:author="Shane Gaither" w:date="2026-08-18T21:14:00Z" w16du:dateUtc="2026-08-19T02:14:00Z">
            <w:rPr>
              <w:color w:val="0000FF"/>
            </w:rPr>
          </w:rPrChange>
        </w:rPr>
        <w:tab/>
        <w:t>86</w:t>
      </w:r>
    </w:p>
    <w:p w14:paraId="7BE14A4E" w14:textId="77777777" w:rsidR="00403725" w:rsidRPr="00502838" w:rsidRDefault="00000000">
      <w:pPr>
        <w:tabs>
          <w:tab w:val="right" w:leader="dot" w:pos="8784"/>
        </w:tabs>
        <w:spacing w:after="0" w:line="240" w:lineRule="auto"/>
        <w:ind w:left="259"/>
      </w:pPr>
      <w:r w:rsidRPr="00502838">
        <w:rPr>
          <w:rPrChange w:id="314" w:author="Shane Gaither" w:date="2026-08-18T21:14:00Z" w16du:dateUtc="2026-08-19T02:14:00Z">
            <w:rPr>
              <w:color w:val="0000FF"/>
            </w:rPr>
          </w:rPrChange>
        </w:rPr>
        <w:t>PART VI — VERIFICATION</w:t>
      </w:r>
      <w:r w:rsidRPr="00502838">
        <w:rPr>
          <w:rPrChange w:id="315" w:author="Shane Gaither" w:date="2026-08-18T21:14:00Z" w16du:dateUtc="2026-08-19T02:14:00Z">
            <w:rPr>
              <w:color w:val="0000FF"/>
            </w:rPr>
          </w:rPrChange>
        </w:rPr>
        <w:tab/>
        <w:t>88</w:t>
      </w:r>
    </w:p>
    <w:p w14:paraId="0CEC8FD8" w14:textId="77777777" w:rsidR="00403725" w:rsidRPr="00502838" w:rsidRDefault="00000000">
      <w:pPr>
        <w:tabs>
          <w:tab w:val="right" w:leader="dot" w:pos="8784"/>
        </w:tabs>
        <w:spacing w:after="0" w:line="240" w:lineRule="auto"/>
        <w:ind w:left="547"/>
      </w:pPr>
      <w:r w:rsidRPr="00502838">
        <w:rPr>
          <w:rPrChange w:id="316" w:author="Shane Gaither" w:date="2026-08-18T21:14:00Z" w16du:dateUtc="2026-08-19T02:14:00Z">
            <w:rPr>
              <w:color w:val="0000FF"/>
            </w:rPr>
          </w:rPrChange>
        </w:rPr>
        <w:t>6.1  Why Completion Claims Are Not Enough</w:t>
      </w:r>
      <w:r w:rsidRPr="00502838">
        <w:rPr>
          <w:rPrChange w:id="317" w:author="Shane Gaither" w:date="2026-08-18T21:14:00Z" w16du:dateUtc="2026-08-19T02:14:00Z">
            <w:rPr>
              <w:color w:val="0000FF"/>
            </w:rPr>
          </w:rPrChange>
        </w:rPr>
        <w:tab/>
        <w:t>88</w:t>
      </w:r>
    </w:p>
    <w:p w14:paraId="6A570E88" w14:textId="77777777" w:rsidR="00403725" w:rsidRPr="00502838" w:rsidRDefault="00000000">
      <w:pPr>
        <w:tabs>
          <w:tab w:val="right" w:leader="dot" w:pos="8784"/>
        </w:tabs>
        <w:spacing w:after="0" w:line="240" w:lineRule="auto"/>
        <w:ind w:left="547"/>
      </w:pPr>
      <w:r w:rsidRPr="00502838">
        <w:rPr>
          <w:rPrChange w:id="318" w:author="Shane Gaither" w:date="2026-08-18T21:14:00Z" w16du:dateUtc="2026-08-19T02:14:00Z">
            <w:rPr>
              <w:color w:val="0000FF"/>
            </w:rPr>
          </w:rPrChange>
        </w:rPr>
        <w:t>6.2  Evidence-Based Verification</w:t>
      </w:r>
      <w:r w:rsidRPr="00502838">
        <w:rPr>
          <w:rPrChange w:id="319" w:author="Shane Gaither" w:date="2026-08-18T21:14:00Z" w16du:dateUtc="2026-08-19T02:14:00Z">
            <w:rPr>
              <w:color w:val="0000FF"/>
            </w:rPr>
          </w:rPrChange>
        </w:rPr>
        <w:tab/>
        <w:t>89</w:t>
      </w:r>
    </w:p>
    <w:p w14:paraId="28D57909" w14:textId="77777777" w:rsidR="00403725" w:rsidRPr="00502838" w:rsidRDefault="00000000">
      <w:pPr>
        <w:tabs>
          <w:tab w:val="right" w:leader="dot" w:pos="8784"/>
        </w:tabs>
        <w:spacing w:after="0" w:line="240" w:lineRule="auto"/>
        <w:ind w:left="547"/>
      </w:pPr>
      <w:r w:rsidRPr="00502838">
        <w:rPr>
          <w:rPrChange w:id="320" w:author="Shane Gaither" w:date="2026-08-18T21:14:00Z" w16du:dateUtc="2026-08-19T02:14:00Z">
            <w:rPr>
              <w:color w:val="0000FF"/>
            </w:rPr>
          </w:rPrChange>
        </w:rPr>
        <w:t>6.3  What to Verify</w:t>
      </w:r>
      <w:r w:rsidRPr="00502838">
        <w:rPr>
          <w:rPrChange w:id="321" w:author="Shane Gaither" w:date="2026-08-18T21:14:00Z" w16du:dateUtc="2026-08-19T02:14:00Z">
            <w:rPr>
              <w:color w:val="0000FF"/>
            </w:rPr>
          </w:rPrChange>
        </w:rPr>
        <w:tab/>
        <w:t>89</w:t>
      </w:r>
    </w:p>
    <w:p w14:paraId="20910AE4" w14:textId="77777777" w:rsidR="00403725" w:rsidRPr="00502838" w:rsidRDefault="00000000">
      <w:pPr>
        <w:tabs>
          <w:tab w:val="right" w:leader="dot" w:pos="8784"/>
        </w:tabs>
        <w:spacing w:after="0" w:line="240" w:lineRule="auto"/>
        <w:ind w:left="547"/>
      </w:pPr>
      <w:r w:rsidRPr="00502838">
        <w:rPr>
          <w:rPrChange w:id="322" w:author="Shane Gaither" w:date="2026-08-18T21:14:00Z" w16du:dateUtc="2026-08-19T02:14:00Z">
            <w:rPr>
              <w:color w:val="0000FF"/>
            </w:rPr>
          </w:rPrChange>
        </w:rPr>
        <w:t>6.4  Accepting or Rejecting a Result</w:t>
      </w:r>
      <w:r w:rsidRPr="00502838">
        <w:rPr>
          <w:rPrChange w:id="323" w:author="Shane Gaither" w:date="2026-08-18T21:14:00Z" w16du:dateUtc="2026-08-19T02:14:00Z">
            <w:rPr>
              <w:color w:val="0000FF"/>
            </w:rPr>
          </w:rPrChange>
        </w:rPr>
        <w:tab/>
        <w:t>90</w:t>
      </w:r>
    </w:p>
    <w:p w14:paraId="775B7E47" w14:textId="77777777" w:rsidR="00403725" w:rsidRPr="00502838" w:rsidRDefault="00000000">
      <w:pPr>
        <w:tabs>
          <w:tab w:val="right" w:leader="dot" w:pos="8784"/>
        </w:tabs>
        <w:spacing w:after="0" w:line="240" w:lineRule="auto"/>
        <w:ind w:left="547"/>
      </w:pPr>
      <w:r w:rsidRPr="00502838">
        <w:rPr>
          <w:rPrChange w:id="324" w:author="Shane Gaither" w:date="2026-08-18T21:14:00Z" w16du:dateUtc="2026-08-19T02:14:00Z">
            <w:rPr>
              <w:color w:val="0000FF"/>
            </w:rPr>
          </w:rPrChange>
        </w:rPr>
        <w:t>6.5  Stop and Rejection Conditions</w:t>
      </w:r>
      <w:r w:rsidRPr="00502838">
        <w:rPr>
          <w:rPrChange w:id="325" w:author="Shane Gaither" w:date="2026-08-18T21:14:00Z" w16du:dateUtc="2026-08-19T02:14:00Z">
            <w:rPr>
              <w:color w:val="0000FF"/>
            </w:rPr>
          </w:rPrChange>
        </w:rPr>
        <w:tab/>
        <w:t>90</w:t>
      </w:r>
    </w:p>
    <w:p w14:paraId="0C086581" w14:textId="77777777" w:rsidR="00403725" w:rsidRPr="00502838" w:rsidRDefault="00000000">
      <w:pPr>
        <w:tabs>
          <w:tab w:val="right" w:leader="dot" w:pos="8784"/>
        </w:tabs>
        <w:spacing w:after="0" w:line="240" w:lineRule="auto"/>
        <w:ind w:left="547"/>
      </w:pPr>
      <w:r w:rsidRPr="00502838">
        <w:rPr>
          <w:rPrChange w:id="326" w:author="Shane Gaither" w:date="2026-08-18T21:14:00Z" w16du:dateUtc="2026-08-19T02:14:00Z">
            <w:rPr>
              <w:color w:val="0000FF"/>
            </w:rPr>
          </w:rPrChange>
        </w:rPr>
        <w:t>6.6  Four Classes of Verification</w:t>
      </w:r>
      <w:r w:rsidRPr="00502838">
        <w:rPr>
          <w:rPrChange w:id="327" w:author="Shane Gaither" w:date="2026-08-18T21:14:00Z" w16du:dateUtc="2026-08-19T02:14:00Z">
            <w:rPr>
              <w:color w:val="0000FF"/>
            </w:rPr>
          </w:rPrChange>
        </w:rPr>
        <w:tab/>
        <w:t>90</w:t>
      </w:r>
    </w:p>
    <w:p w14:paraId="392AB525" w14:textId="77777777" w:rsidR="00403725" w:rsidRPr="00502838" w:rsidRDefault="00000000">
      <w:pPr>
        <w:tabs>
          <w:tab w:val="right" w:leader="dot" w:pos="8784"/>
        </w:tabs>
        <w:spacing w:after="0" w:line="240" w:lineRule="auto"/>
        <w:ind w:left="547"/>
      </w:pPr>
      <w:r w:rsidRPr="00502838">
        <w:rPr>
          <w:rPrChange w:id="328" w:author="Shane Gaither" w:date="2026-08-18T21:14:00Z" w16du:dateUtc="2026-08-19T02:14:00Z">
            <w:rPr>
              <w:color w:val="0000FF"/>
            </w:rPr>
          </w:rPrChange>
        </w:rPr>
        <w:t>6.7  Unsupported Claims and Partial Completion</w:t>
      </w:r>
      <w:r w:rsidRPr="00502838">
        <w:rPr>
          <w:rPrChange w:id="329" w:author="Shane Gaither" w:date="2026-08-18T21:14:00Z" w16du:dateUtc="2026-08-19T02:14:00Z">
            <w:rPr>
              <w:color w:val="0000FF"/>
            </w:rPr>
          </w:rPrChange>
        </w:rPr>
        <w:tab/>
        <w:t>91</w:t>
      </w:r>
    </w:p>
    <w:p w14:paraId="36741785" w14:textId="77777777" w:rsidR="00403725" w:rsidRPr="00502838" w:rsidRDefault="00000000">
      <w:pPr>
        <w:tabs>
          <w:tab w:val="right" w:leader="dot" w:pos="8784"/>
        </w:tabs>
        <w:spacing w:after="0" w:line="240" w:lineRule="auto"/>
        <w:ind w:left="547"/>
      </w:pPr>
      <w:r w:rsidRPr="00502838">
        <w:rPr>
          <w:rPrChange w:id="330" w:author="Shane Gaither" w:date="2026-08-18T21:14:00Z" w16du:dateUtc="2026-08-19T02:14:00Z">
            <w:rPr>
              <w:color w:val="0000FF"/>
            </w:rPr>
          </w:rPrChange>
        </w:rPr>
        <w:t>6.8  Destructive and Sensitive Actions</w:t>
      </w:r>
      <w:r w:rsidRPr="00502838">
        <w:rPr>
          <w:rPrChange w:id="331" w:author="Shane Gaither" w:date="2026-08-18T21:14:00Z" w16du:dateUtc="2026-08-19T02:14:00Z">
            <w:rPr>
              <w:color w:val="0000FF"/>
            </w:rPr>
          </w:rPrChange>
        </w:rPr>
        <w:tab/>
        <w:t>91</w:t>
      </w:r>
    </w:p>
    <w:p w14:paraId="1EB7234F" w14:textId="77777777" w:rsidR="00403725" w:rsidRPr="00502838" w:rsidRDefault="00000000">
      <w:pPr>
        <w:tabs>
          <w:tab w:val="right" w:leader="dot" w:pos="8784"/>
        </w:tabs>
        <w:spacing w:after="0" w:line="240" w:lineRule="auto"/>
        <w:ind w:left="547"/>
      </w:pPr>
      <w:r w:rsidRPr="00502838">
        <w:rPr>
          <w:rPrChange w:id="332" w:author="Shane Gaither" w:date="2026-08-18T21:14:00Z" w16du:dateUtc="2026-08-19T02:14:00Z">
            <w:rPr>
              <w:color w:val="0000FF"/>
            </w:rPr>
          </w:rPrChange>
        </w:rPr>
        <w:lastRenderedPageBreak/>
        <w:t>6.9  Validate End-to-End Completion</w:t>
      </w:r>
      <w:r w:rsidRPr="00502838">
        <w:rPr>
          <w:rPrChange w:id="333" w:author="Shane Gaither" w:date="2026-08-18T21:14:00Z" w16du:dateUtc="2026-08-19T02:14:00Z">
            <w:rPr>
              <w:color w:val="0000FF"/>
            </w:rPr>
          </w:rPrChange>
        </w:rPr>
        <w:tab/>
        <w:t>92</w:t>
      </w:r>
    </w:p>
    <w:p w14:paraId="72D246F1" w14:textId="77777777" w:rsidR="00403725" w:rsidRPr="00502838" w:rsidRDefault="00000000">
      <w:pPr>
        <w:tabs>
          <w:tab w:val="right" w:leader="dot" w:pos="8784"/>
        </w:tabs>
        <w:spacing w:after="0" w:line="240" w:lineRule="auto"/>
        <w:ind w:left="259"/>
      </w:pPr>
      <w:r w:rsidRPr="00502838">
        <w:rPr>
          <w:rPrChange w:id="334" w:author="Shane Gaither" w:date="2026-08-18T21:14:00Z" w16du:dateUtc="2026-08-19T02:14:00Z">
            <w:rPr>
              <w:color w:val="0000FF"/>
            </w:rPr>
          </w:rPrChange>
        </w:rPr>
        <w:t>PART VII — CONTINUATION AND RECOVERY</w:t>
      </w:r>
      <w:r w:rsidRPr="00502838">
        <w:rPr>
          <w:rPrChange w:id="335" w:author="Shane Gaither" w:date="2026-08-18T21:14:00Z" w16du:dateUtc="2026-08-19T02:14:00Z">
            <w:rPr>
              <w:color w:val="0000FF"/>
            </w:rPr>
          </w:rPrChange>
        </w:rPr>
        <w:tab/>
        <w:t>93</w:t>
      </w:r>
    </w:p>
    <w:p w14:paraId="07F88311" w14:textId="77777777" w:rsidR="00403725" w:rsidRPr="00502838" w:rsidRDefault="00000000">
      <w:pPr>
        <w:tabs>
          <w:tab w:val="right" w:leader="dot" w:pos="8784"/>
        </w:tabs>
        <w:spacing w:after="0" w:line="240" w:lineRule="auto"/>
        <w:ind w:left="547"/>
      </w:pPr>
      <w:r w:rsidRPr="00502838">
        <w:rPr>
          <w:rPrChange w:id="336" w:author="Shane Gaither" w:date="2026-08-18T21:14:00Z" w16du:dateUtc="2026-08-19T02:14:00Z">
            <w:rPr>
              <w:color w:val="0000FF"/>
            </w:rPr>
          </w:rPrChange>
        </w:rPr>
        <w:t>7.1  When to End a Session</w:t>
      </w:r>
      <w:r w:rsidRPr="00502838">
        <w:rPr>
          <w:rPrChange w:id="337" w:author="Shane Gaither" w:date="2026-08-18T21:14:00Z" w16du:dateUtc="2026-08-19T02:14:00Z">
            <w:rPr>
              <w:color w:val="0000FF"/>
            </w:rPr>
          </w:rPrChange>
        </w:rPr>
        <w:tab/>
        <w:t>93</w:t>
      </w:r>
    </w:p>
    <w:p w14:paraId="63C8CBDC" w14:textId="77777777" w:rsidR="00403725" w:rsidRPr="00502838" w:rsidRDefault="00000000">
      <w:pPr>
        <w:tabs>
          <w:tab w:val="right" w:leader="dot" w:pos="8784"/>
        </w:tabs>
        <w:spacing w:after="0" w:line="240" w:lineRule="auto"/>
        <w:ind w:left="547"/>
      </w:pPr>
      <w:r w:rsidRPr="00502838">
        <w:rPr>
          <w:rPrChange w:id="338" w:author="Shane Gaither" w:date="2026-08-18T21:14:00Z" w16du:dateUtc="2026-08-19T02:14:00Z">
            <w:rPr>
              <w:color w:val="0000FF"/>
            </w:rPr>
          </w:rPrChange>
        </w:rPr>
        <w:t>7.2  Continuation Packages</w:t>
      </w:r>
      <w:r w:rsidRPr="00502838">
        <w:rPr>
          <w:rPrChange w:id="339" w:author="Shane Gaither" w:date="2026-08-18T21:14:00Z" w16du:dateUtc="2026-08-19T02:14:00Z">
            <w:rPr>
              <w:color w:val="0000FF"/>
            </w:rPr>
          </w:rPrChange>
        </w:rPr>
        <w:tab/>
        <w:t>94</w:t>
      </w:r>
    </w:p>
    <w:p w14:paraId="2941A8F7" w14:textId="77777777" w:rsidR="00403725" w:rsidRPr="00502838" w:rsidRDefault="00000000">
      <w:pPr>
        <w:tabs>
          <w:tab w:val="right" w:leader="dot" w:pos="8784"/>
        </w:tabs>
        <w:spacing w:after="0" w:line="240" w:lineRule="auto"/>
        <w:ind w:left="547"/>
      </w:pPr>
      <w:r w:rsidRPr="00502838">
        <w:rPr>
          <w:rPrChange w:id="340" w:author="Shane Gaither" w:date="2026-08-18T21:14:00Z" w16du:dateUtc="2026-08-19T02:14:00Z">
            <w:rPr>
              <w:color w:val="0000FF"/>
            </w:rPr>
          </w:rPrChange>
        </w:rPr>
        <w:t>7.3  Starting a New Session</w:t>
      </w:r>
      <w:r w:rsidRPr="00502838">
        <w:rPr>
          <w:rPrChange w:id="341" w:author="Shane Gaither" w:date="2026-08-18T21:14:00Z" w16du:dateUtc="2026-08-19T02:14:00Z">
            <w:rPr>
              <w:color w:val="0000FF"/>
            </w:rPr>
          </w:rPrChange>
        </w:rPr>
        <w:tab/>
        <w:t>94</w:t>
      </w:r>
    </w:p>
    <w:p w14:paraId="56FBD0BD" w14:textId="77777777" w:rsidR="00403725" w:rsidRPr="00502838" w:rsidRDefault="00000000">
      <w:pPr>
        <w:tabs>
          <w:tab w:val="right" w:leader="dot" w:pos="8784"/>
        </w:tabs>
        <w:spacing w:after="0" w:line="240" w:lineRule="auto"/>
        <w:ind w:left="547"/>
      </w:pPr>
      <w:r w:rsidRPr="00502838">
        <w:rPr>
          <w:rPrChange w:id="342" w:author="Shane Gaither" w:date="2026-08-18T21:14:00Z" w16du:dateUtc="2026-08-19T02:14:00Z">
            <w:rPr>
              <w:color w:val="0000FF"/>
            </w:rPr>
          </w:rPrChange>
        </w:rPr>
        <w:t>7.4  Recovering from a Bad Edit</w:t>
      </w:r>
      <w:r w:rsidRPr="00502838">
        <w:rPr>
          <w:rPrChange w:id="343" w:author="Shane Gaither" w:date="2026-08-18T21:14:00Z" w16du:dateUtc="2026-08-19T02:14:00Z">
            <w:rPr>
              <w:color w:val="0000FF"/>
            </w:rPr>
          </w:rPrChange>
        </w:rPr>
        <w:tab/>
        <w:t>95</w:t>
      </w:r>
    </w:p>
    <w:p w14:paraId="1583C7AB" w14:textId="77777777" w:rsidR="00403725" w:rsidRPr="00502838" w:rsidRDefault="00000000">
      <w:pPr>
        <w:tabs>
          <w:tab w:val="right" w:leader="dot" w:pos="8784"/>
        </w:tabs>
        <w:spacing w:after="0" w:line="240" w:lineRule="auto"/>
        <w:ind w:left="835"/>
      </w:pPr>
      <w:r w:rsidRPr="00502838">
        <w:rPr>
          <w:rPrChange w:id="344" w:author="Shane Gaither" w:date="2026-08-18T21:14:00Z" w16du:dateUtc="2026-08-19T02:14:00Z">
            <w:rPr>
              <w:color w:val="0000FF"/>
            </w:rPr>
          </w:rPrChange>
        </w:rPr>
        <w:t>Prompt Rollback</w:t>
      </w:r>
      <w:r w:rsidRPr="00502838">
        <w:rPr>
          <w:rPrChange w:id="345" w:author="Shane Gaither" w:date="2026-08-18T21:14:00Z" w16du:dateUtc="2026-08-19T02:14:00Z">
            <w:rPr>
              <w:color w:val="0000FF"/>
            </w:rPr>
          </w:rPrChange>
        </w:rPr>
        <w:tab/>
        <w:t>95</w:t>
      </w:r>
    </w:p>
    <w:p w14:paraId="7B8F98E6" w14:textId="77777777" w:rsidR="00403725" w:rsidRPr="00502838" w:rsidRDefault="00000000">
      <w:pPr>
        <w:tabs>
          <w:tab w:val="right" w:leader="dot" w:pos="8784"/>
        </w:tabs>
        <w:spacing w:after="0" w:line="240" w:lineRule="auto"/>
        <w:ind w:left="547"/>
      </w:pPr>
      <w:r w:rsidRPr="00502838">
        <w:rPr>
          <w:rPrChange w:id="346" w:author="Shane Gaither" w:date="2026-08-18T21:14:00Z" w16du:dateUtc="2026-08-19T02:14:00Z">
            <w:rPr>
              <w:color w:val="0000FF"/>
            </w:rPr>
          </w:rPrChange>
        </w:rPr>
        <w:t>7.5  Recognize Context Degradation</w:t>
      </w:r>
      <w:r w:rsidRPr="00502838">
        <w:rPr>
          <w:rPrChange w:id="347" w:author="Shane Gaither" w:date="2026-08-18T21:14:00Z" w16du:dateUtc="2026-08-19T02:14:00Z">
            <w:rPr>
              <w:color w:val="0000FF"/>
            </w:rPr>
          </w:rPrChange>
        </w:rPr>
        <w:tab/>
        <w:t>95</w:t>
      </w:r>
    </w:p>
    <w:p w14:paraId="4EE9AF15" w14:textId="77777777" w:rsidR="00403725" w:rsidRPr="00502838" w:rsidRDefault="00000000">
      <w:pPr>
        <w:tabs>
          <w:tab w:val="right" w:leader="dot" w:pos="8784"/>
        </w:tabs>
        <w:spacing w:after="0" w:line="240" w:lineRule="auto"/>
        <w:ind w:left="259"/>
      </w:pPr>
      <w:r w:rsidRPr="00502838">
        <w:rPr>
          <w:rPrChange w:id="348" w:author="Shane Gaither" w:date="2026-08-18T21:14:00Z" w16du:dateUtc="2026-08-19T02:14:00Z">
            <w:rPr>
              <w:color w:val="0000FF"/>
            </w:rPr>
          </w:rPrChange>
        </w:rPr>
        <w:t>VOLUME 2 — FINAL OPERATIONAL CHECKLIST</w:t>
      </w:r>
      <w:r w:rsidRPr="00502838">
        <w:rPr>
          <w:rPrChange w:id="349" w:author="Shane Gaither" w:date="2026-08-18T21:14:00Z" w16du:dateUtc="2026-08-19T02:14:00Z">
            <w:rPr>
              <w:color w:val="0000FF"/>
            </w:rPr>
          </w:rPrChange>
        </w:rPr>
        <w:tab/>
        <w:t>97</w:t>
      </w:r>
    </w:p>
    <w:p w14:paraId="75EE9876" w14:textId="77777777" w:rsidR="00403725" w:rsidRPr="00502838" w:rsidRDefault="00000000">
      <w:pPr>
        <w:tabs>
          <w:tab w:val="right" w:leader="dot" w:pos="8784"/>
        </w:tabs>
        <w:spacing w:after="0" w:line="240" w:lineRule="auto"/>
        <w:ind w:left="259"/>
      </w:pPr>
      <w:r w:rsidRPr="00502838">
        <w:rPr>
          <w:rPrChange w:id="350" w:author="Shane Gaither" w:date="2026-08-18T21:14:00Z" w16du:dateUtc="2026-08-19T02:14:00Z">
            <w:rPr>
              <w:color w:val="0000FF"/>
            </w:rPr>
          </w:rPrChange>
        </w:rPr>
        <w:t>VOLUME 2 — FINAL RULE</w:t>
      </w:r>
      <w:r w:rsidRPr="00502838">
        <w:rPr>
          <w:rPrChange w:id="351" w:author="Shane Gaither" w:date="2026-08-18T21:14:00Z" w16du:dateUtc="2026-08-19T02:14:00Z">
            <w:rPr>
              <w:color w:val="0000FF"/>
            </w:rPr>
          </w:rPrChange>
        </w:rPr>
        <w:tab/>
        <w:t>98</w:t>
      </w:r>
    </w:p>
    <w:p w14:paraId="5D5BCCEB" w14:textId="77777777" w:rsidR="00403725" w:rsidRPr="00502838" w:rsidRDefault="00000000">
      <w:pPr>
        <w:tabs>
          <w:tab w:val="right" w:leader="dot" w:pos="8784"/>
        </w:tabs>
        <w:spacing w:after="0" w:line="240" w:lineRule="auto"/>
        <w:ind w:left="259"/>
      </w:pPr>
      <w:r w:rsidRPr="00502838">
        <w:rPr>
          <w:rPrChange w:id="352" w:author="Shane Gaither" w:date="2026-08-18T21:14:00Z" w16du:dateUtc="2026-08-19T02:14:00Z">
            <w:rPr>
              <w:color w:val="0000FF"/>
            </w:rPr>
          </w:rPrChange>
        </w:rPr>
        <w:t>APPENDIX A — SESSION CONTINUITY</w:t>
      </w:r>
      <w:r w:rsidRPr="00502838">
        <w:rPr>
          <w:rPrChange w:id="353" w:author="Shane Gaither" w:date="2026-08-18T21:14:00Z" w16du:dateUtc="2026-08-19T02:14:00Z">
            <w:rPr>
              <w:color w:val="0000FF"/>
            </w:rPr>
          </w:rPrChange>
        </w:rPr>
        <w:tab/>
        <w:t>99</w:t>
      </w:r>
    </w:p>
    <w:p w14:paraId="25D13C7F" w14:textId="77777777" w:rsidR="00403725" w:rsidRPr="00502838" w:rsidRDefault="00000000">
      <w:pPr>
        <w:tabs>
          <w:tab w:val="right" w:leader="dot" w:pos="8784"/>
        </w:tabs>
        <w:spacing w:after="0" w:line="240" w:lineRule="auto"/>
        <w:ind w:left="547"/>
      </w:pPr>
      <w:r w:rsidRPr="00502838">
        <w:rPr>
          <w:rPrChange w:id="354" w:author="Shane Gaither" w:date="2026-08-18T21:14:00Z" w16du:dateUtc="2026-08-19T02:14:00Z">
            <w:rPr>
              <w:color w:val="0000FF"/>
            </w:rPr>
          </w:rPrChange>
        </w:rPr>
        <w:t>Standard Project Session Lifecycle</w:t>
      </w:r>
      <w:r w:rsidRPr="00502838">
        <w:rPr>
          <w:rPrChange w:id="355" w:author="Shane Gaither" w:date="2026-08-18T21:14:00Z" w16du:dateUtc="2026-08-19T02:14:00Z">
            <w:rPr>
              <w:color w:val="0000FF"/>
            </w:rPr>
          </w:rPrChange>
        </w:rPr>
        <w:tab/>
        <w:t>99</w:t>
      </w:r>
    </w:p>
    <w:p w14:paraId="670AA7E8" w14:textId="77777777" w:rsidR="00403725" w:rsidRPr="00502838" w:rsidRDefault="00000000">
      <w:pPr>
        <w:tabs>
          <w:tab w:val="right" w:leader="dot" w:pos="8784"/>
        </w:tabs>
        <w:spacing w:after="0" w:line="240" w:lineRule="auto"/>
        <w:ind w:left="547"/>
      </w:pPr>
      <w:r w:rsidRPr="00502838">
        <w:rPr>
          <w:rPrChange w:id="356" w:author="Shane Gaither" w:date="2026-08-18T21:14:00Z" w16du:dateUtc="2026-08-19T02:14:00Z">
            <w:rPr>
              <w:color w:val="0000FF"/>
            </w:rPr>
          </w:rPrChange>
        </w:rPr>
        <w:t>What the Continuation Record Must Preserve</w:t>
      </w:r>
      <w:r w:rsidRPr="00502838">
        <w:rPr>
          <w:rPrChange w:id="357" w:author="Shane Gaither" w:date="2026-08-18T21:14:00Z" w16du:dateUtc="2026-08-19T02:14:00Z">
            <w:rPr>
              <w:color w:val="0000FF"/>
            </w:rPr>
          </w:rPrChange>
        </w:rPr>
        <w:tab/>
        <w:t>100</w:t>
      </w:r>
    </w:p>
    <w:p w14:paraId="1ED84BF8" w14:textId="77777777" w:rsidR="00403725" w:rsidRPr="00502838" w:rsidRDefault="00000000">
      <w:pPr>
        <w:tabs>
          <w:tab w:val="right" w:leader="dot" w:pos="8784"/>
        </w:tabs>
        <w:spacing w:after="0" w:line="240" w:lineRule="auto"/>
        <w:ind w:left="547"/>
      </w:pPr>
      <w:r w:rsidRPr="00502838">
        <w:rPr>
          <w:rPrChange w:id="358" w:author="Shane Gaither" w:date="2026-08-18T21:14:00Z" w16du:dateUtc="2026-08-19T02:14:00Z">
            <w:rPr>
              <w:color w:val="0000FF"/>
            </w:rPr>
          </w:rPrChange>
        </w:rPr>
        <w:t>End Session Prompt</w:t>
      </w:r>
      <w:r w:rsidRPr="00502838">
        <w:rPr>
          <w:rPrChange w:id="359" w:author="Shane Gaither" w:date="2026-08-18T21:14:00Z" w16du:dateUtc="2026-08-19T02:14:00Z">
            <w:rPr>
              <w:color w:val="0000FF"/>
            </w:rPr>
          </w:rPrChange>
        </w:rPr>
        <w:tab/>
        <w:t>101</w:t>
      </w:r>
    </w:p>
    <w:p w14:paraId="6AE73704" w14:textId="77777777" w:rsidR="00403725" w:rsidRPr="00502838" w:rsidRDefault="00000000">
      <w:pPr>
        <w:tabs>
          <w:tab w:val="right" w:leader="dot" w:pos="8784"/>
        </w:tabs>
        <w:spacing w:after="0" w:line="240" w:lineRule="auto"/>
        <w:ind w:left="547"/>
      </w:pPr>
      <w:r w:rsidRPr="00502838">
        <w:rPr>
          <w:rPrChange w:id="360" w:author="Shane Gaither" w:date="2026-08-18T21:14:00Z" w16du:dateUtc="2026-08-19T02:14:00Z">
            <w:rPr>
              <w:color w:val="0000FF"/>
            </w:rPr>
          </w:rPrChange>
        </w:rPr>
        <w:t>Resume Session Prompt</w:t>
      </w:r>
      <w:r w:rsidRPr="00502838">
        <w:rPr>
          <w:rPrChange w:id="361" w:author="Shane Gaither" w:date="2026-08-18T21:14:00Z" w16du:dateUtc="2026-08-19T02:14:00Z">
            <w:rPr>
              <w:color w:val="0000FF"/>
            </w:rPr>
          </w:rPrChange>
        </w:rPr>
        <w:tab/>
        <w:t>101</w:t>
      </w:r>
    </w:p>
    <w:p w14:paraId="4336910F" w14:textId="77777777" w:rsidR="00403725" w:rsidRPr="00502838" w:rsidRDefault="00000000">
      <w:pPr>
        <w:tabs>
          <w:tab w:val="right" w:leader="dot" w:pos="8784"/>
        </w:tabs>
        <w:spacing w:after="0" w:line="240" w:lineRule="auto"/>
        <w:ind w:left="547"/>
      </w:pPr>
      <w:r w:rsidRPr="00502838">
        <w:rPr>
          <w:rPrChange w:id="362" w:author="Shane Gaither" w:date="2026-08-18T21:14:00Z" w16du:dateUtc="2026-08-19T02:14:00Z">
            <w:rPr>
              <w:color w:val="0000FF"/>
            </w:rPr>
          </w:rPrChange>
        </w:rPr>
        <w:t>Saving the Handoff</w:t>
      </w:r>
      <w:r w:rsidRPr="00502838">
        <w:rPr>
          <w:rPrChange w:id="363" w:author="Shane Gaither" w:date="2026-08-18T21:14:00Z" w16du:dateUtc="2026-08-19T02:14:00Z">
            <w:rPr>
              <w:color w:val="0000FF"/>
            </w:rPr>
          </w:rPrChange>
        </w:rPr>
        <w:tab/>
        <w:t>103</w:t>
      </w:r>
    </w:p>
    <w:p w14:paraId="1F67C8FD" w14:textId="77777777" w:rsidR="00403725" w:rsidRPr="00502838" w:rsidRDefault="00000000">
      <w:pPr>
        <w:tabs>
          <w:tab w:val="right" w:leader="dot" w:pos="8784"/>
        </w:tabs>
        <w:spacing w:after="0" w:line="240" w:lineRule="auto"/>
        <w:ind w:left="259"/>
      </w:pPr>
      <w:r w:rsidRPr="00502838">
        <w:rPr>
          <w:rPrChange w:id="364" w:author="Shane Gaither" w:date="2026-08-18T21:14:00Z" w16du:dateUtc="2026-08-19T02:14:00Z">
            <w:rPr>
              <w:color w:val="0000FF"/>
            </w:rPr>
          </w:rPrChange>
        </w:rPr>
        <w:t>GLOSSARY</w:t>
      </w:r>
      <w:r w:rsidRPr="00502838">
        <w:rPr>
          <w:rPrChange w:id="365" w:author="Shane Gaither" w:date="2026-08-18T21:14:00Z" w16du:dateUtc="2026-08-19T02:14:00Z">
            <w:rPr>
              <w:color w:val="0000FF"/>
            </w:rPr>
          </w:rPrChange>
        </w:rPr>
        <w:tab/>
        <w:t>104</w:t>
      </w:r>
      <w:commentRangeEnd w:id="37"/>
      <w:r w:rsidR="00502838" w:rsidRPr="009B7689">
        <w:rPr>
          <w:rStyle w:val="CommentReference"/>
          <w:sz w:val="22"/>
          <w:szCs w:val="22"/>
        </w:rPr>
        <w:commentReference w:id="37"/>
      </w:r>
    </w:p>
    <w:p w14:paraId="6B9651E6" w14:textId="77777777" w:rsidR="000A472B" w:rsidRPr="00502838" w:rsidRDefault="000A472B" w:rsidP="006E4047">
      <w:pPr>
        <w:pStyle w:val="Title"/>
        <w:pageBreakBefore/>
        <w:rPr>
          <w:color w:val="auto"/>
          <w:rPrChange w:id="366" w:author="Shane Gaither" w:date="2026-08-18T21:14:00Z" w16du:dateUtc="2026-08-19T02:14:00Z">
            <w:rPr/>
          </w:rPrChange>
        </w:rPr>
      </w:pPr>
      <w:r w:rsidRPr="00502838">
        <w:rPr>
          <w:color w:val="auto"/>
          <w:rPrChange w:id="367" w:author="Shane Gaither" w:date="2026-08-18T21:14:00Z" w16du:dateUtc="2026-08-19T02:14:00Z">
            <w:rPr>
              <w:color w:val="FF0000"/>
            </w:rPr>
          </w:rPrChange>
        </w:rPr>
        <w:lastRenderedPageBreak/>
        <w:t>Volume 1: A Beginners Guide To LLMs</w:t>
      </w:r>
    </w:p>
    <w:p w14:paraId="00D0C30B" w14:textId="77777777" w:rsidR="00E51085" w:rsidRPr="00502838" w:rsidRDefault="00000000" w:rsidP="000A472B">
      <w:pPr>
        <w:pStyle w:val="Heading1"/>
        <w:rPr>
          <w:color w:val="auto"/>
          <w:rPrChange w:id="368" w:author="Shane Gaither" w:date="2026-08-18T21:14:00Z" w16du:dateUtc="2026-08-19T02:14:00Z">
            <w:rPr/>
          </w:rPrChange>
        </w:rPr>
      </w:pPr>
      <w:r w:rsidRPr="00502838">
        <w:rPr>
          <w:color w:val="auto"/>
          <w:rPrChange w:id="369" w:author="Shane Gaither" w:date="2026-08-18T21:14:00Z" w16du:dateUtc="2026-08-19T02:14:00Z">
            <w:rPr/>
          </w:rPrChange>
        </w:rPr>
        <w:t>Purpose</w:t>
      </w:r>
    </w:p>
    <w:p w14:paraId="63D7326B" w14:textId="77777777" w:rsidR="00E51085" w:rsidRPr="00502838" w:rsidRDefault="00000000">
      <w:pPr>
        <w:pStyle w:val="MainIdea"/>
        <w:rPr>
          <w:sz w:val="28"/>
          <w:szCs w:val="28"/>
          <w:rPrChange w:id="370" w:author="Shane Gaither" w:date="2026-08-18T21:14:00Z" w16du:dateUtc="2026-08-19T02:14:00Z">
            <w:rPr/>
          </w:rPrChange>
        </w:rPr>
      </w:pPr>
      <w:commentRangeStart w:id="371"/>
      <w:r w:rsidRPr="00502838">
        <w:rPr>
          <w:b/>
          <w:sz w:val="28"/>
          <w:szCs w:val="28"/>
          <w:rPrChange w:id="372" w:author="Shane Gaither" w:date="2026-08-18T21:14:00Z" w16du:dateUtc="2026-08-19T02:14:00Z">
            <w:rPr>
              <w:b/>
              <w:color w:val="FF0000"/>
            </w:rPr>
          </w:rPrChange>
        </w:rPr>
        <w:t>“Main Idea: Learn to use ChatGPT and other AI assistants to think, work, and solve problems before you learn the deeper controls that make important work safer and more reliable.”</w:t>
      </w:r>
      <w:commentRangeEnd w:id="371"/>
      <w:r w:rsidR="009B7689" w:rsidRPr="00502838">
        <w:rPr>
          <w:rStyle w:val="CommentReference"/>
          <w:sz w:val="28"/>
          <w:szCs w:val="28"/>
          <w:rPrChange w:id="373" w:author="Shane Gaither" w:date="2026-08-18T21:14:00Z" w16du:dateUtc="2026-08-19T02:14:00Z">
            <w:rPr>
              <w:rStyle w:val="CommentReference"/>
              <w:sz w:val="22"/>
              <w:szCs w:val="22"/>
            </w:rPr>
          </w:rPrChange>
        </w:rPr>
        <w:commentReference w:id="371"/>
      </w:r>
    </w:p>
    <w:p w14:paraId="51B62044" w14:textId="77777777" w:rsidR="00E51085" w:rsidRPr="00502838" w:rsidRDefault="00000000">
      <w:r w:rsidRPr="00502838">
        <w:rPr>
          <w:rPrChange w:id="374" w:author="Shane Gaither" w:date="2026-08-18T21:14:00Z" w16du:dateUtc="2026-08-19T02:14:00Z">
            <w:rPr>
              <w:color w:val="0000FF"/>
            </w:rPr>
          </w:rPrChange>
        </w:rPr>
        <w:t>This volume assumes you have never used an AI assistant before. It gets you doing useful work first: explaining, summarizing, comparing, drafting, and thinking through real problems. Once you have felt what the tool can do, the book introduces the controls that help when the work becomes longer, more important, or easier to get wrong.</w:t>
      </w:r>
    </w:p>
    <w:p w14:paraId="5300BD80" w14:textId="77777777" w:rsidR="00E51085" w:rsidRPr="00502838" w:rsidRDefault="00000000">
      <w:r w:rsidRPr="00502838">
        <w:rPr>
          <w:rPrChange w:id="375" w:author="Shane Gaither" w:date="2026-08-18T21:14:00Z" w16du:dateUtc="2026-08-19T02:14:00Z">
            <w:rPr>
              <w:color w:val="0000FF"/>
            </w:rPr>
          </w:rPrChange>
        </w:rPr>
        <w:t>The volume stands alone. No earlier book or special AI-control system is required.</w:t>
      </w:r>
    </w:p>
    <w:p w14:paraId="5E72A772" w14:textId="77777777" w:rsidR="00E51085" w:rsidRPr="00502838" w:rsidRDefault="00000000">
      <w:pPr>
        <w:pStyle w:val="Heading2"/>
        <w:rPr>
          <w:color w:val="auto"/>
          <w:rPrChange w:id="376" w:author="Shane Gaither" w:date="2026-08-18T21:14:00Z" w16du:dateUtc="2026-08-19T02:14:00Z">
            <w:rPr/>
          </w:rPrChange>
        </w:rPr>
      </w:pPr>
      <w:r w:rsidRPr="00502838">
        <w:rPr>
          <w:color w:val="auto"/>
          <w:rPrChange w:id="377" w:author="Shane Gaither" w:date="2026-08-18T21:14:00Z" w16du:dateUtc="2026-08-19T02:14:00Z">
            <w:rPr/>
          </w:rPrChange>
        </w:rPr>
        <w:t>How This Volume Works</w:t>
      </w:r>
    </w:p>
    <w:p w14:paraId="6F8EB959" w14:textId="77777777" w:rsidR="00E51085" w:rsidRPr="00502838" w:rsidRDefault="00000000">
      <w:r w:rsidRPr="00502838">
        <w:rPr>
          <w:rPrChange w:id="378" w:author="Shane Gaither" w:date="2026-08-18T21:14:00Z" w16du:dateUtc="2026-08-19T02:14:00Z">
            <w:rPr>
              <w:color w:val="FF0000"/>
            </w:rPr>
          </w:rPrChange>
        </w:rPr>
        <w:t>Think of learning music. If someone teaches you four basic chords first, you can make musical noise before you understand music theory. That small success gives you a reason to stay long enough to learn the theory. This book follows the same logic: do something useful with ChatGPT first, then learn deeper terminology and controls when you reach the problem that makes them useful.</w:t>
      </w:r>
    </w:p>
    <w:p w14:paraId="51696B9D" w14:textId="77777777" w:rsidR="008A6BCF" w:rsidRPr="00502838" w:rsidDel="008A6BCF" w:rsidRDefault="00000000">
      <w:r w:rsidRPr="00502838">
        <w:t>Do not memorize controls before you need them. Start with useful work. Add structure as misunderstanding, drift (moving off course), or error becomes more costly.</w:t>
      </w:r>
    </w:p>
    <w:p w14:paraId="54524F9C" w14:textId="77777777" w:rsidR="008A6BCF" w:rsidRPr="00502838" w:rsidRDefault="008A6BCF" w:rsidP="008A6BCF"/>
    <w:p w14:paraId="74C4EAE3" w14:textId="77777777" w:rsidR="00E51085" w:rsidRPr="00502838" w:rsidRDefault="00000000">
      <w:pPr>
        <w:pStyle w:val="Heading1"/>
        <w:rPr>
          <w:color w:val="auto"/>
          <w:rPrChange w:id="379" w:author="Shane Gaither" w:date="2026-08-18T21:14:00Z" w16du:dateUtc="2026-08-19T02:14:00Z">
            <w:rPr/>
          </w:rPrChange>
        </w:rPr>
        <w:pPrChange w:id="380" w:author="Shane Gaither" w:date="2026-08-18T16:21:00Z" w16du:dateUtc="2026-08-18T21:21:00Z">
          <w:pPr>
            <w:pStyle w:val="Heading1"/>
            <w:pageBreakBefore/>
          </w:pPr>
        </w:pPrChange>
      </w:pPr>
      <w:r w:rsidRPr="00502838">
        <w:rPr>
          <w:color w:val="auto"/>
          <w:rPrChange w:id="381" w:author="Shane Gaither" w:date="2026-08-18T21:14:00Z" w16du:dateUtc="2026-08-19T02:14:00Z">
            <w:rPr/>
          </w:rPrChange>
        </w:rPr>
        <w:t>Quick Workflow</w:t>
      </w:r>
    </w:p>
    <w:p w14:paraId="4173F0CA" w14:textId="77777777" w:rsidR="00E51085" w:rsidRPr="00502838" w:rsidRDefault="00000000">
      <w:pPr>
        <w:pStyle w:val="MainIdea"/>
      </w:pPr>
      <w:r w:rsidRPr="00502838">
        <w:rPr>
          <w:b/>
          <w:rPrChange w:id="382" w:author="Shane Gaither" w:date="2026-08-18T21:14:00Z" w16du:dateUtc="2026-08-19T02:14:00Z">
            <w:rPr>
              <w:b/>
              <w:color w:val="0000FF"/>
            </w:rPr>
          </w:rPrChange>
        </w:rPr>
        <w:t>“Main Idea: Get useful output first. Add stronger controls only when the work becomes important enough to need them.”</w:t>
      </w:r>
    </w:p>
    <w:p w14:paraId="17E945A2" w14:textId="77777777" w:rsidR="00E51085" w:rsidRPr="00502838" w:rsidRDefault="00000000">
      <w:r w:rsidRPr="00502838">
        <w:rPr>
          <w:rPrChange w:id="383" w:author="Shane Gaither" w:date="2026-08-18T21:14:00Z" w16du:dateUtc="2026-08-19T02:14:00Z">
            <w:rPr>
              <w:color w:val="0000FF"/>
            </w:rPr>
          </w:rPrChange>
        </w:rPr>
        <w:t>1. Choose one AI assistant and review its privacy and data settings.</w:t>
      </w:r>
    </w:p>
    <w:p w14:paraId="6B211FEE" w14:textId="77777777" w:rsidR="00E51085" w:rsidRPr="00502838" w:rsidRDefault="00000000">
      <w:r w:rsidRPr="00502838">
        <w:rPr>
          <w:rPrChange w:id="384" w:author="Shane Gaither" w:date="2026-08-18T21:14:00Z" w16du:dateUtc="2026-08-19T02:14:00Z">
            <w:rPr>
              <w:color w:val="0000FF"/>
            </w:rPr>
          </w:rPrChange>
        </w:rPr>
        <w:t>2. Start with one real task: explain, summarize, compare, or draft something useful to you.</w:t>
      </w:r>
    </w:p>
    <w:p w14:paraId="70D2E39F" w14:textId="77777777" w:rsidR="00E51085" w:rsidRPr="00502838" w:rsidRDefault="00000000">
      <w:r w:rsidRPr="00502838">
        <w:rPr>
          <w:rPrChange w:id="385" w:author="Shane Gaither" w:date="2026-08-18T21:14:00Z" w16du:dateUtc="2026-08-19T02:14:00Z">
            <w:rPr>
              <w:color w:val="0000FF"/>
            </w:rPr>
          </w:rPrChange>
        </w:rPr>
        <w:t>3. Say what result you want and give only the background, files, or facts needed for that result.</w:t>
      </w:r>
    </w:p>
    <w:p w14:paraId="657335D5" w14:textId="77777777" w:rsidR="00E51085" w:rsidRPr="00502838" w:rsidRDefault="00000000">
      <w:r w:rsidRPr="00502838">
        <w:rPr>
          <w:rPrChange w:id="386" w:author="Shane Gaither" w:date="2026-08-18T21:14:00Z" w16du:dateUtc="2026-08-19T02:14:00Z">
            <w:rPr>
              <w:color w:val="0000FF"/>
            </w:rPr>
          </w:rPrChange>
        </w:rPr>
        <w:t>4. Use follow-up messages to question, compare, organize, or improve the work.</w:t>
      </w:r>
    </w:p>
    <w:p w14:paraId="0FE51BF3" w14:textId="77777777" w:rsidR="00E51085" w:rsidRPr="00502838" w:rsidRDefault="00000000">
      <w:r w:rsidRPr="00502838">
        <w:rPr>
          <w:rPrChange w:id="387" w:author="Shane Gaither" w:date="2026-08-18T21:14:00Z" w16du:dateUtc="2026-08-19T02:14:00Z">
            <w:rPr>
              <w:color w:val="0000FF"/>
            </w:rPr>
          </w:rPrChange>
        </w:rPr>
        <w:t>5. Before important work, have the assistant restate what it thinks you want. Correct any mismatch before it acts.</w:t>
      </w:r>
    </w:p>
    <w:p w14:paraId="636DFE82" w14:textId="77777777" w:rsidR="00E51085" w:rsidRPr="00502838" w:rsidRDefault="00000000">
      <w:r w:rsidRPr="00502838">
        <w:rPr>
          <w:rPrChange w:id="388" w:author="Shane Gaither" w:date="2026-08-18T21:14:00Z" w16du:dateUtc="2026-08-19T02:14:00Z">
            <w:rPr>
              <w:color w:val="0000FF"/>
            </w:rPr>
          </w:rPrChange>
        </w:rPr>
        <w:t>6. Check important facts and files yourself instead of relying on the assistant’s claim that the work is done.</w:t>
      </w:r>
    </w:p>
    <w:p w14:paraId="0DC9BB23" w14:textId="77777777" w:rsidR="00E51085" w:rsidRPr="00502838" w:rsidRDefault="00000000">
      <w:r w:rsidRPr="00502838">
        <w:rPr>
          <w:rPrChange w:id="389" w:author="Shane Gaither" w:date="2026-08-18T21:14:00Z" w16du:dateUtc="2026-08-19T02:14:00Z">
            <w:rPr>
              <w:color w:val="FF0000"/>
            </w:rPr>
          </w:rPrChange>
        </w:rPr>
        <w:t>7. If the work will continue later, involves several stages or files, or the chat starts lagging or losing track of earlier decisions, save the important files and decisions before starting fresh.</w:t>
      </w:r>
    </w:p>
    <w:p w14:paraId="0F1CF580" w14:textId="77777777" w:rsidR="00E51085" w:rsidRPr="00502838" w:rsidRDefault="00000000">
      <w:pPr>
        <w:pStyle w:val="Heading1"/>
        <w:pageBreakBefore/>
        <w:rPr>
          <w:color w:val="auto"/>
          <w:rPrChange w:id="390" w:author="Shane Gaither" w:date="2026-08-18T21:14:00Z" w16du:dateUtc="2026-08-19T02:14:00Z">
            <w:rPr/>
          </w:rPrChange>
        </w:rPr>
      </w:pPr>
      <w:r w:rsidRPr="00502838">
        <w:rPr>
          <w:color w:val="auto"/>
          <w:rPrChange w:id="391" w:author="Shane Gaither" w:date="2026-08-18T21:14:00Z" w16du:dateUtc="2026-08-19T02:14:00Z">
            <w:rPr>
              <w:color w:val="FF0000"/>
            </w:rPr>
          </w:rPrChange>
        </w:rPr>
        <w:lastRenderedPageBreak/>
        <w:t>PART I — MAKE NOISE WITH HARMONY</w:t>
      </w:r>
    </w:p>
    <w:p w14:paraId="6502E36C" w14:textId="77777777" w:rsidR="00E51085" w:rsidRPr="00502838" w:rsidRDefault="00000000">
      <w:r w:rsidRPr="00502838">
        <w:rPr>
          <w:rPrChange w:id="392" w:author="Shane Gaither" w:date="2026-08-18T21:14:00Z" w16du:dateUtc="2026-08-19T02:14:00Z">
            <w:rPr>
              <w:color w:val="0000FF"/>
            </w:rPr>
          </w:rPrChange>
        </w:rPr>
        <w:t>Start by making something useful happen. The first goal is not mastery. It is to experience how an AI assistant can help with real work quickly enough that the later theory has a reason to matter.</w:t>
      </w:r>
    </w:p>
    <w:p w14:paraId="3ADBA1B8" w14:textId="77777777" w:rsidR="00403725" w:rsidRPr="00502838" w:rsidRDefault="00000000">
      <w:r w:rsidRPr="00502838">
        <w:rPr>
          <w:rPrChange w:id="393" w:author="Shane Gaither" w:date="2026-08-18T21:14:00Z" w16du:dateUtc="2026-08-19T02:14:00Z">
            <w:rPr>
              <w:color w:val="0000FF"/>
            </w:rPr>
          </w:rPrChange>
        </w:rPr>
        <w:t>Think of learning to play music. If someone shows you four basic chords, you can make recognizable music before you know scales, notation, or theory. That first useful result gives the theory a reason to matter. The four moves in this part work the same way: explain, summarize, compare, and draft or improve something real first; add deeper controls when the problem or consequence gives those controls a reason to matter.</w:t>
      </w:r>
    </w:p>
    <w:p w14:paraId="16D7D082" w14:textId="77777777" w:rsidR="00C073A1" w:rsidRPr="00502838" w:rsidRDefault="00000000">
      <w:pPr>
        <w:pStyle w:val="Callout"/>
      </w:pPr>
      <w:r w:rsidRPr="00502838">
        <w:rPr>
          <w:rPrChange w:id="394" w:author="Shane Gaither" w:date="2026-08-18T21:14:00Z" w16du:dateUtc="2026-08-19T02:14:00Z">
            <w:rPr>
              <w:color w:val="FF0000"/>
            </w:rPr>
          </w:rPrChange>
        </w:rPr>
        <w:t>THE FOUR CHORDS: Explain • Summarize • Compare • Draft or Improve</w:t>
      </w:r>
    </w:p>
    <w:p w14:paraId="7066DBB2" w14:textId="77777777" w:rsidR="00C073A1" w:rsidRPr="00502838" w:rsidRDefault="00000000">
      <w:pPr>
        <w:pStyle w:val="Heading2"/>
        <w:rPr>
          <w:color w:val="auto"/>
          <w:rPrChange w:id="395" w:author="Shane Gaither" w:date="2026-08-18T21:14:00Z" w16du:dateUtc="2026-08-19T02:14:00Z">
            <w:rPr/>
          </w:rPrChange>
        </w:rPr>
      </w:pPr>
      <w:r w:rsidRPr="00502838">
        <w:rPr>
          <w:color w:val="auto"/>
          <w:rPrChange w:id="396" w:author="Shane Gaither" w:date="2026-08-18T21:14:00Z" w16du:dateUtc="2026-08-19T02:14:00Z">
            <w:rPr>
              <w:color w:val="FF0000"/>
            </w:rPr>
          </w:rPrChange>
        </w:rPr>
        <w:t>1.1  Make Noise With Harmony</w:t>
      </w:r>
      <w:r w:rsidRPr="00502838">
        <w:rPr>
          <w:color w:val="auto"/>
          <w:rPrChange w:id="397" w:author="Shane Gaither" w:date="2026-08-18T21:14:00Z" w16du:dateUtc="2026-08-19T02:14:00Z">
            <w:rPr>
              <w:color w:val="0000FF"/>
            </w:rPr>
          </w:rPrChange>
        </w:rPr>
        <w:t>: Four Basic AI Moves</w:t>
      </w:r>
    </w:p>
    <w:p w14:paraId="35073F04" w14:textId="77777777" w:rsidR="00C073A1" w:rsidRPr="00502838" w:rsidRDefault="00000000">
      <w:pPr>
        <w:pStyle w:val="MainIdea"/>
        <w:rPr>
          <w:b/>
          <w:bCs/>
          <w:rPrChange w:id="398" w:author="Shane Gaither" w:date="2026-08-18T21:14:00Z" w16du:dateUtc="2026-08-19T02:14:00Z">
            <w:rPr/>
          </w:rPrChange>
        </w:rPr>
      </w:pPr>
      <w:r w:rsidRPr="00502838">
        <w:rPr>
          <w:b/>
          <w:bCs/>
          <w:rPrChange w:id="399" w:author="Shane Gaither" w:date="2026-08-18T21:14:00Z" w16du:dateUtc="2026-08-19T02:14:00Z">
            <w:rPr>
              <w:color w:val="FF0000"/>
              <w:highlight w:val="yellow"/>
            </w:rPr>
          </w:rPrChange>
        </w:rPr>
        <w:t>“</w:t>
      </w:r>
      <w:r w:rsidRPr="00502838">
        <w:rPr>
          <w:b/>
          <w:bCs/>
          <w:rPrChange w:id="400" w:author="Shane Gaither" w:date="2026-08-18T21:14:00Z" w16du:dateUtc="2026-08-19T02:14:00Z">
            <w:rPr>
              <w:b/>
              <w:color w:val="FF0000"/>
              <w:highlight w:val="yellow"/>
            </w:rPr>
          </w:rPrChange>
        </w:rPr>
        <w:t>Main Idea:</w:t>
      </w:r>
      <w:r w:rsidRPr="00502838">
        <w:rPr>
          <w:b/>
          <w:bCs/>
          <w:rPrChange w:id="401" w:author="Shane Gaither" w:date="2026-08-18T21:14:00Z" w16du:dateUtc="2026-08-19T02:14:00Z">
            <w:rPr>
              <w:color w:val="FF0000"/>
              <w:highlight w:val="yellow"/>
            </w:rPr>
          </w:rPrChange>
        </w:rPr>
        <w:t xml:space="preserve"> Do four simple things with ChatGPT</w:t>
      </w:r>
      <w:r w:rsidR="00855DEC" w:rsidRPr="00502838">
        <w:rPr>
          <w:b/>
          <w:bCs/>
        </w:rPr>
        <w:t xml:space="preserve"> (or another LLM platform)</w:t>
      </w:r>
      <w:r w:rsidRPr="00502838">
        <w:rPr>
          <w:b/>
          <w:bCs/>
          <w:rPrChange w:id="402" w:author="Shane Gaither" w:date="2026-08-18T21:14:00Z" w16du:dateUtc="2026-08-19T02:14:00Z">
            <w:rPr>
              <w:color w:val="FF0000"/>
              <w:highlight w:val="yellow"/>
            </w:rPr>
          </w:rPrChange>
        </w:rPr>
        <w:t xml:space="preserve"> before worrying about theory: explain, summarize, compare, and draft or improve.”</w:t>
      </w:r>
      <w:r w:rsidR="00855DEC" w:rsidRPr="00502838">
        <w:rPr>
          <w:b/>
          <w:bCs/>
          <w:rPrChange w:id="403" w:author="Shane Gaither" w:date="2026-08-18T21:14:00Z" w16du:dateUtc="2026-08-19T02:14:00Z">
            <w:rPr>
              <w:b/>
              <w:bCs/>
              <w:color w:val="FF0000"/>
            </w:rPr>
          </w:rPrChange>
        </w:rPr>
        <w:t xml:space="preserve">     </w:t>
      </w:r>
    </w:p>
    <w:p w14:paraId="72093FF6" w14:textId="77777777" w:rsidR="00C073A1" w:rsidRPr="00502838" w:rsidRDefault="00000000">
      <w:r w:rsidRPr="00502838">
        <w:rPr>
          <w:rPrChange w:id="404" w:author="Shane Gaither" w:date="2026-08-18T21:14:00Z" w16du:dateUtc="2026-08-19T02:14:00Z">
            <w:rPr>
              <w:color w:val="FF0000"/>
              <w:highlight w:val="yellow"/>
            </w:rPr>
          </w:rPrChange>
        </w:rPr>
        <w:t xml:space="preserve">Think of learning music. Four basic chords are enough to make musical </w:t>
      </w:r>
      <w:r w:rsidR="00855DEC" w:rsidRPr="00502838">
        <w:t>harmony</w:t>
      </w:r>
      <w:r w:rsidR="00855DEC" w:rsidRPr="00502838">
        <w:rPr>
          <w:rPrChange w:id="405" w:author="Shane Gaither" w:date="2026-08-18T21:14:00Z" w16du:dateUtc="2026-08-19T02:14:00Z">
            <w:rPr>
              <w:color w:val="FF0000"/>
              <w:highlight w:val="yellow"/>
            </w:rPr>
          </w:rPrChange>
        </w:rPr>
        <w:t xml:space="preserve"> </w:t>
      </w:r>
      <w:r w:rsidRPr="00502838">
        <w:rPr>
          <w:rPrChange w:id="406" w:author="Shane Gaither" w:date="2026-08-18T21:14:00Z" w16du:dateUtc="2026-08-19T02:14:00Z">
            <w:rPr>
              <w:color w:val="FF0000"/>
              <w:highlight w:val="yellow"/>
            </w:rPr>
          </w:rPrChange>
        </w:rPr>
        <w:t>before you understand music theory. Use ChatGPT the same way: make something useful happen first, then learn why it worked and how to control it better.</w:t>
      </w:r>
    </w:p>
    <w:p w14:paraId="67E7B374" w14:textId="77777777" w:rsidR="00C073A1" w:rsidRPr="00502838" w:rsidRDefault="00000000">
      <w:r w:rsidRPr="00502838">
        <w:rPr>
          <w:rPrChange w:id="407" w:author="Shane Gaither" w:date="2026-08-18T21:14:00Z" w16du:dateUtc="2026-08-19T02:14:00Z">
            <w:rPr>
              <w:color w:val="0000FF"/>
              <w:highlight w:val="yellow"/>
            </w:rPr>
          </w:rPrChange>
        </w:rPr>
        <w:t>Open a new chat and try one of these with something you actually care about:</w:t>
      </w:r>
    </w:p>
    <w:p w14:paraId="3EDC6958" w14:textId="77777777" w:rsidR="00C073A1" w:rsidRPr="00502838" w:rsidRDefault="00000000">
      <w:pPr>
        <w:pStyle w:val="Callout"/>
      </w:pPr>
      <w:r w:rsidRPr="00502838">
        <w:rPr>
          <w:rPrChange w:id="408" w:author="Shane Gaither" w:date="2026-08-18T21:14:00Z" w16du:dateUtc="2026-08-19T02:14:00Z">
            <w:rPr>
              <w:color w:val="0000FF"/>
              <w:highlight w:val="yellow"/>
            </w:rPr>
          </w:rPrChange>
        </w:rPr>
        <w:t>EXPLAIN: “Explain [topic] in plain English. Assume I am new to it.”</w:t>
      </w:r>
    </w:p>
    <w:p w14:paraId="28C226A4" w14:textId="77777777" w:rsidR="00C073A1" w:rsidRPr="00502838" w:rsidRDefault="00000000">
      <w:pPr>
        <w:pStyle w:val="Callout"/>
      </w:pPr>
      <w:r w:rsidRPr="00502838">
        <w:rPr>
          <w:rPrChange w:id="409" w:author="Shane Gaither" w:date="2026-08-18T21:14:00Z" w16du:dateUtc="2026-08-19T02:14:00Z">
            <w:rPr>
              <w:color w:val="0000FF"/>
              <w:highlight w:val="yellow"/>
            </w:rPr>
          </w:rPrChange>
        </w:rPr>
        <w:t>SUMMARIZE: “Summarize this [text or file] into the five points I need to understand.”</w:t>
      </w:r>
    </w:p>
    <w:p w14:paraId="3B513AF8" w14:textId="77777777" w:rsidR="00C073A1" w:rsidRPr="00502838" w:rsidRDefault="00000000">
      <w:pPr>
        <w:pStyle w:val="Callout"/>
      </w:pPr>
      <w:r w:rsidRPr="00502838">
        <w:rPr>
          <w:rPrChange w:id="410" w:author="Shane Gaither" w:date="2026-08-18T21:14:00Z" w16du:dateUtc="2026-08-19T02:14:00Z">
            <w:rPr>
              <w:color w:val="0000FF"/>
              <w:highlight w:val="yellow"/>
            </w:rPr>
          </w:rPrChange>
        </w:rPr>
        <w:t>COMPARE: “Compare [A] and [B]. Show me the important differences and what I may be overlooking.”</w:t>
      </w:r>
    </w:p>
    <w:p w14:paraId="36500A52" w14:textId="77777777" w:rsidR="00C073A1" w:rsidRPr="00502838" w:rsidRDefault="00000000">
      <w:pPr>
        <w:pStyle w:val="Callout"/>
      </w:pPr>
      <w:r w:rsidRPr="00502838">
        <w:rPr>
          <w:rPrChange w:id="411" w:author="Shane Gaither" w:date="2026-08-18T21:14:00Z" w16du:dateUtc="2026-08-19T02:14:00Z">
            <w:rPr>
              <w:color w:val="0000FF"/>
              <w:highlight w:val="yellow"/>
            </w:rPr>
          </w:rPrChange>
        </w:rPr>
        <w:t>DRAFT OR IMPROVE: “Draft [thing] for [purpose]” or “Improve this without changing what I mean.”</w:t>
      </w:r>
    </w:p>
    <w:p w14:paraId="37A8B78B" w14:textId="77777777" w:rsidR="00026663" w:rsidRPr="00502838" w:rsidRDefault="00000000">
      <w:pPr>
        <w:pStyle w:val="Callout"/>
      </w:pPr>
      <w:r w:rsidRPr="00502838">
        <w:rPr>
          <w:b/>
          <w:rPrChange w:id="412" w:author="Shane Gaither" w:date="2026-08-18T21:14:00Z" w16du:dateUtc="2026-08-19T02:14:00Z">
            <w:rPr>
              <w:b/>
              <w:color w:val="0000FF"/>
            </w:rPr>
          </w:rPrChange>
        </w:rPr>
        <w:t>EXAMPLE:</w:t>
      </w:r>
      <w:r w:rsidRPr="00502838">
        <w:rPr>
          <w:rPrChange w:id="413" w:author="Shane Gaither" w:date="2026-08-18T21:14:00Z" w16du:dateUtc="2026-08-19T02:14:00Z">
            <w:rPr>
              <w:color w:val="0000FF"/>
            </w:rPr>
          </w:rPrChange>
        </w:rPr>
        <w:t xml:space="preserve"> Paste a paragraph you need to understand and ask, “Explain this in plain English. Assume I am new to the topic.”</w:t>
      </w:r>
    </w:p>
    <w:p w14:paraId="5E961B79" w14:textId="77777777" w:rsidR="00C073A1" w:rsidRPr="00502838" w:rsidRDefault="00000000">
      <w:r w:rsidRPr="00502838">
        <w:rPr>
          <w:rPrChange w:id="414" w:author="Shane Gaither" w:date="2026-08-18T21:14:00Z" w16du:dateUtc="2026-08-19T02:14:00Z">
            <w:rPr>
              <w:color w:val="0000FF"/>
              <w:highlight w:val="yellow"/>
            </w:rPr>
          </w:rPrChange>
        </w:rPr>
        <w:t>Do not worry yet about the perfect wording or special commands. The point is to experience useful output before the book asks you to learn the theory behind it.</w:t>
      </w:r>
    </w:p>
    <w:p w14:paraId="3FA8D1D7" w14:textId="77777777" w:rsidR="00C073A1" w:rsidRPr="00502838" w:rsidRDefault="00000000">
      <w:pPr>
        <w:pStyle w:val="Callout"/>
      </w:pPr>
      <w:r w:rsidRPr="00502838">
        <w:rPr>
          <w:b/>
          <w:rPrChange w:id="415" w:author="Shane Gaither" w:date="2026-08-18T21:14:00Z" w16du:dateUtc="2026-08-19T02:14:00Z">
            <w:rPr>
              <w:color w:val="0000FF"/>
              <w:highlight w:val="yellow"/>
            </w:rPr>
          </w:rPrChange>
        </w:rPr>
        <w:t>COMMON MISTAKE:</w:t>
      </w:r>
      <w:r w:rsidRPr="00502838">
        <w:rPr>
          <w:rPrChange w:id="416" w:author="Shane Gaither" w:date="2026-08-18T21:14:00Z" w16du:dateUtc="2026-08-19T02:14:00Z">
            <w:rPr>
              <w:color w:val="0000FF"/>
              <w:highlight w:val="yellow"/>
            </w:rPr>
          </w:rPrChange>
        </w:rPr>
        <w:t xml:space="preserve"> Trying to learn AI terminology before using the tool enough to know why the terminology matters.</w:t>
      </w:r>
    </w:p>
    <w:p w14:paraId="4A86F9A0" w14:textId="77777777" w:rsidR="00C073A1" w:rsidRPr="00502838" w:rsidRDefault="00000000">
      <w:pPr>
        <w:pStyle w:val="Callout"/>
      </w:pPr>
      <w:r w:rsidRPr="00502838">
        <w:rPr>
          <w:b/>
          <w:rPrChange w:id="417" w:author="Shane Gaither" w:date="2026-08-18T21:14:00Z" w16du:dateUtc="2026-08-19T02:14:00Z">
            <w:rPr>
              <w:color w:val="0000FF"/>
              <w:highlight w:val="yellow"/>
            </w:rPr>
          </w:rPrChange>
        </w:rPr>
        <w:t>TIP AND TRICK:</w:t>
      </w:r>
      <w:r w:rsidRPr="00502838">
        <w:rPr>
          <w:rPrChange w:id="418" w:author="Shane Gaither" w:date="2026-08-18T21:14:00Z" w16du:dateUtc="2026-08-19T02:14:00Z">
            <w:rPr>
              <w:color w:val="0000FF"/>
              <w:highlight w:val="yellow"/>
            </w:rPr>
          </w:rPrChange>
        </w:rPr>
        <w:t xml:space="preserve"> Use one real task. A useful result you care about teaches more than a page of abstract examples.</w:t>
      </w:r>
    </w:p>
    <w:p w14:paraId="372344C5" w14:textId="77777777" w:rsidR="002578B5" w:rsidRPr="00502838" w:rsidRDefault="00000000">
      <w:pPr>
        <w:pStyle w:val="Heading2"/>
        <w:rPr>
          <w:color w:val="auto"/>
          <w:rPrChange w:id="419" w:author="Shane Gaither" w:date="2026-08-18T21:14:00Z" w16du:dateUtc="2026-08-19T02:14:00Z">
            <w:rPr/>
          </w:rPrChange>
        </w:rPr>
      </w:pPr>
      <w:r w:rsidRPr="00502838">
        <w:rPr>
          <w:color w:val="auto"/>
          <w:rPrChange w:id="420" w:author="Shane Gaither" w:date="2026-08-18T21:14:00Z" w16du:dateUtc="2026-08-19T02:14:00Z">
            <w:rPr>
              <w:highlight w:val="yellow"/>
            </w:rPr>
          </w:rPrChange>
        </w:rPr>
        <w:t>1.2  Choose an AI Assistant and Create an Account</w:t>
      </w:r>
    </w:p>
    <w:p w14:paraId="5F1204A5" w14:textId="77777777" w:rsidR="00403725" w:rsidRPr="00502838" w:rsidRDefault="00000000">
      <w:pPr>
        <w:pStyle w:val="MainIdea"/>
      </w:pPr>
      <w:r w:rsidRPr="00502838">
        <w:rPr>
          <w:b/>
          <w:rPrChange w:id="421" w:author="Shane Gaither" w:date="2026-08-18T21:14:00Z" w16du:dateUtc="2026-08-19T02:14:00Z">
            <w:rPr>
              <w:color w:val="0000FF"/>
            </w:rPr>
          </w:rPrChange>
        </w:rPr>
        <w:t>“</w:t>
      </w:r>
      <w:r w:rsidRPr="00502838">
        <w:rPr>
          <w:b/>
          <w:rPrChange w:id="422" w:author="Shane Gaither" w:date="2026-08-18T21:14:00Z" w16du:dateUtc="2026-08-19T02:14:00Z">
            <w:rPr>
              <w:b/>
              <w:color w:val="0000FF"/>
            </w:rPr>
          </w:rPrChange>
        </w:rPr>
        <w:t>Main Idea:</w:t>
      </w:r>
      <w:r w:rsidRPr="00502838">
        <w:rPr>
          <w:b/>
          <w:rPrChange w:id="423" w:author="Shane Gaither" w:date="2026-08-18T21:14:00Z" w16du:dateUtc="2026-08-19T02:14:00Z">
            <w:rPr>
              <w:color w:val="0000FF"/>
            </w:rPr>
          </w:rPrChange>
        </w:rPr>
        <w:t xml:space="preserve"> Pick one AI assistant, create or sign in to an account, and start using it. Compare services later if a real need appears.”</w:t>
      </w:r>
    </w:p>
    <w:p w14:paraId="514907EE" w14:textId="77777777" w:rsidR="00403725" w:rsidRPr="00502838" w:rsidRDefault="00000000">
      <w:r w:rsidRPr="00502838">
        <w:rPr>
          <w:rPrChange w:id="424" w:author="Shane Gaither" w:date="2026-08-18T21:14:00Z" w16du:dateUtc="2026-08-19T02:14:00Z">
            <w:rPr>
              <w:color w:val="0000FF"/>
            </w:rPr>
          </w:rPrChange>
        </w:rPr>
        <w:t>You do not need to research every AI provider before beginning. If you already have ChatGPT, Claude, or Gemini, use the one you have. This manual most closely follows ChatGPT, but the basic workflows transfer to other assistants even when their labels and interfaces differ.</w:t>
      </w:r>
    </w:p>
    <w:p w14:paraId="79C21511" w14:textId="77777777" w:rsidR="00403725" w:rsidRPr="00502838" w:rsidRDefault="00000000">
      <w:pPr>
        <w:pStyle w:val="Callout"/>
      </w:pPr>
      <w:r w:rsidRPr="00502838">
        <w:rPr>
          <w:rPrChange w:id="425" w:author="Shane Gaither" w:date="2026-08-18T21:14:00Z" w16du:dateUtc="2026-08-19T02:14:00Z">
            <w:rPr>
              <w:color w:val="0000FF"/>
            </w:rPr>
          </w:rPrChange>
        </w:rPr>
        <w:lastRenderedPageBreak/>
        <w:t>FAST START: Create or sign in to one account, confirm that you can open a new chat, and move to Section 1.3 only after you have made useful noise in Section 1.1.</w:t>
      </w:r>
    </w:p>
    <w:p w14:paraId="25AF24B0" w14:textId="77777777" w:rsidR="00026663" w:rsidRPr="00502838" w:rsidRDefault="00000000">
      <w:pPr>
        <w:pStyle w:val="Callout"/>
      </w:pPr>
      <w:r w:rsidRPr="00502838">
        <w:rPr>
          <w:b/>
          <w:rPrChange w:id="426" w:author="Shane Gaither" w:date="2026-08-18T21:14:00Z" w16du:dateUtc="2026-08-19T02:14:00Z">
            <w:rPr>
              <w:b/>
              <w:color w:val="0000FF"/>
            </w:rPr>
          </w:rPrChange>
        </w:rPr>
        <w:t>EXAMPLE:</w:t>
      </w:r>
      <w:r w:rsidRPr="00502838">
        <w:rPr>
          <w:rPrChange w:id="427" w:author="Shane Gaither" w:date="2026-08-18T21:14:00Z" w16du:dateUtc="2026-08-19T02:14:00Z">
            <w:rPr>
              <w:color w:val="0000FF"/>
            </w:rPr>
          </w:rPrChange>
        </w:rPr>
        <w:t xml:space="preserve"> If you already have access to one AI assistant, open a new chat and use it on one real task before comparing it with another service.</w:t>
      </w:r>
    </w:p>
    <w:p w14:paraId="4B1F42FD" w14:textId="77777777" w:rsidR="00403725" w:rsidRPr="00502838" w:rsidRDefault="00000000">
      <w:pPr>
        <w:pStyle w:val="Callout"/>
      </w:pPr>
      <w:r w:rsidRPr="00502838">
        <w:rPr>
          <w:b/>
          <w:rPrChange w:id="428" w:author="Shane Gaither" w:date="2026-08-18T21:14:00Z" w16du:dateUtc="2026-08-19T02:14:00Z">
            <w:rPr>
              <w:color w:val="0000FF"/>
            </w:rPr>
          </w:rPrChange>
        </w:rPr>
        <w:t>COMMON MISTAKE:</w:t>
      </w:r>
      <w:r w:rsidRPr="00502838">
        <w:rPr>
          <w:rPrChange w:id="429" w:author="Shane Gaither" w:date="2026-08-18T21:14:00Z" w16du:dateUtc="2026-08-19T02:14:00Z">
            <w:rPr>
              <w:color w:val="0000FF"/>
            </w:rPr>
          </w:rPrChange>
        </w:rPr>
        <w:t xml:space="preserve"> Spending more time comparing AI services than learning how to use one.</w:t>
      </w:r>
    </w:p>
    <w:p w14:paraId="0959AF97" w14:textId="77777777" w:rsidR="00403725" w:rsidRPr="00502838" w:rsidRDefault="00000000">
      <w:pPr>
        <w:pStyle w:val="Callout"/>
      </w:pPr>
      <w:r w:rsidRPr="00502838">
        <w:rPr>
          <w:b/>
          <w:rPrChange w:id="430" w:author="Shane Gaither" w:date="2026-08-18T21:14:00Z" w16du:dateUtc="2026-08-19T02:14:00Z">
            <w:rPr>
              <w:color w:val="0000FF"/>
            </w:rPr>
          </w:rPrChange>
        </w:rPr>
        <w:t>TIP AND TRICK:</w:t>
      </w:r>
      <w:r w:rsidRPr="00502838">
        <w:rPr>
          <w:rPrChange w:id="431" w:author="Shane Gaither" w:date="2026-08-18T21:14:00Z" w16du:dateUtc="2026-08-19T02:14:00Z">
            <w:rPr>
              <w:color w:val="0000FF"/>
            </w:rPr>
          </w:rPrChange>
        </w:rPr>
        <w:t xml:space="preserve"> Stay with one primary assistant until you can name a specific problem that another service would solve better.</w:t>
      </w:r>
    </w:p>
    <w:p w14:paraId="50B1F8DD" w14:textId="77777777" w:rsidR="002578B5" w:rsidRPr="00502838" w:rsidRDefault="00000000">
      <w:pPr>
        <w:pStyle w:val="Heading2"/>
        <w:rPr>
          <w:color w:val="auto"/>
          <w:rPrChange w:id="432" w:author="Shane Gaither" w:date="2026-08-18T21:14:00Z" w16du:dateUtc="2026-08-19T02:14:00Z">
            <w:rPr/>
          </w:rPrChange>
        </w:rPr>
      </w:pPr>
      <w:r w:rsidRPr="00502838">
        <w:rPr>
          <w:color w:val="auto"/>
          <w:rPrChange w:id="433" w:author="Shane Gaither" w:date="2026-08-18T21:14:00Z" w16du:dateUtc="2026-08-19T02:14:00Z">
            <w:rPr>
              <w:color w:val="FF0000"/>
            </w:rPr>
          </w:rPrChange>
        </w:rPr>
        <w:t>1.3  Understand Privacy Before You Put Real Information Into a Prompt</w:t>
      </w:r>
    </w:p>
    <w:p w14:paraId="56A51B4A" w14:textId="77777777" w:rsidR="002578B5" w:rsidRPr="00502838" w:rsidRDefault="00000000">
      <w:pPr>
        <w:pStyle w:val="MainIdea"/>
      </w:pPr>
      <w:r w:rsidRPr="00502838">
        <w:rPr>
          <w:b/>
          <w:rPrChange w:id="434" w:author="Shane Gaither" w:date="2026-08-18T21:14:00Z" w16du:dateUtc="2026-08-19T02:14:00Z">
            <w:rPr>
              <w:highlight w:val="yellow"/>
            </w:rPr>
          </w:rPrChange>
        </w:rPr>
        <w:t>“</w:t>
      </w:r>
      <w:r w:rsidRPr="00502838">
        <w:rPr>
          <w:b/>
          <w:rPrChange w:id="435" w:author="Shane Gaither" w:date="2026-08-18T21:14:00Z" w16du:dateUtc="2026-08-19T02:14:00Z">
            <w:rPr>
              <w:b/>
              <w:highlight w:val="yellow"/>
            </w:rPr>
          </w:rPrChange>
        </w:rPr>
        <w:t>Main Idea:</w:t>
      </w:r>
      <w:r w:rsidRPr="00502838">
        <w:rPr>
          <w:b/>
          <w:rPrChange w:id="436" w:author="Shane Gaither" w:date="2026-08-18T21:14:00Z" w16du:dateUtc="2026-08-19T02:14:00Z">
            <w:rPr>
              <w:highlight w:val="yellow"/>
            </w:rPr>
          </w:rPrChange>
        </w:rPr>
        <w:t xml:space="preserve"> Treat an AI service as an outside company receiving what you send it. Share only what the task needs.”</w:t>
      </w:r>
    </w:p>
    <w:p w14:paraId="1714BA08" w14:textId="77777777" w:rsidR="002578B5" w:rsidRPr="00502838" w:rsidRDefault="00000000">
      <w:r w:rsidRPr="00502838">
        <w:rPr>
          <w:rPrChange w:id="437" w:author="Shane Gaither" w:date="2026-08-18T21:14:00Z" w16du:dateUtc="2026-08-19T02:14:00Z">
            <w:rPr>
              <w:highlight w:val="yellow"/>
            </w:rPr>
          </w:rPrChange>
        </w:rPr>
        <w:t>Anything you type, paste, upload, or say to an online AI assistant is sent to the provider’s systems so the service can respond. That does not mean the information becomes public, but it does mean you should know the service’s basic privacy and data settings before using real personal or work material.</w:t>
      </w:r>
    </w:p>
    <w:p w14:paraId="113177B6" w14:textId="77777777" w:rsidR="002578B5" w:rsidRPr="00502838" w:rsidRDefault="00000000">
      <w:r w:rsidRPr="00502838">
        <w:rPr>
          <w:rPrChange w:id="438" w:author="Shane Gaither" w:date="2026-08-18T21:14:00Z" w16du:dateUtc="2026-08-19T02:14:00Z">
            <w:rPr>
              <w:highlight w:val="yellow"/>
            </w:rPr>
          </w:rPrChange>
        </w:rPr>
        <w:t>Consumer accounts and business or enterprise accounts may have different protections. A paid personal account does not automatically provide the same protections as a business account, and workplace rules still apply.</w:t>
      </w:r>
    </w:p>
    <w:p w14:paraId="31CA3A70" w14:textId="77777777" w:rsidR="002578B5" w:rsidRPr="00502838" w:rsidRDefault="00000000">
      <w:r w:rsidRPr="00502838">
        <w:rPr>
          <w:rPrChange w:id="439" w:author="Shane Gaither" w:date="2026-08-18T21:14:00Z" w16du:dateUtc="2026-08-19T02:14:00Z">
            <w:rPr>
              <w:highlight w:val="yellow"/>
            </w:rPr>
          </w:rPrChange>
        </w:rPr>
        <w:t>Before sharing real information, check the provider’s current controls for conversation history, model training or improvement, saved memory or personalization, connected apps, uploaded files, and temporary or private chats.</w:t>
      </w:r>
    </w:p>
    <w:p w14:paraId="3630B2CE" w14:textId="77777777" w:rsidR="002578B5" w:rsidRPr="00502838" w:rsidRDefault="00000000">
      <w:pPr>
        <w:pStyle w:val="Callout"/>
      </w:pPr>
      <w:r w:rsidRPr="00502838">
        <w:rPr>
          <w:rPrChange w:id="440" w:author="Shane Gaither" w:date="2026-08-18T21:14:00Z" w16du:dateUtc="2026-08-19T02:14:00Z">
            <w:rPr>
              <w:color w:val="0000FF"/>
              <w:highlight w:val="yellow"/>
            </w:rPr>
          </w:rPrChange>
        </w:rPr>
        <w:t>DO NOT ENTER unless you understand and accept the risk: passwords, Social Security numbers, bank or credit-card details, confidential company information, private medical records, private information about other people, or anything else whose disclosure could cause harm.</w:t>
      </w:r>
    </w:p>
    <w:p w14:paraId="054853B1" w14:textId="77777777" w:rsidR="002578B5" w:rsidRPr="00502838" w:rsidRDefault="00000000">
      <w:pPr>
        <w:pStyle w:val="Callout"/>
      </w:pPr>
      <w:r w:rsidRPr="00502838">
        <w:rPr>
          <w:rPrChange w:id="441" w:author="Shane Gaither" w:date="2026-08-18T21:14:00Z" w16du:dateUtc="2026-08-19T02:14:00Z">
            <w:rPr>
              <w:color w:val="0000FF"/>
              <w:highlight w:val="yellow"/>
            </w:rPr>
          </w:rPrChange>
        </w:rPr>
        <w:t>SIMPLE RULE: If you would not comfortably send the information to the company operating the AI service, stop before putting it into the chat.</w:t>
      </w:r>
    </w:p>
    <w:p w14:paraId="42BF7263" w14:textId="77777777" w:rsidR="002578B5" w:rsidRPr="00502838" w:rsidRDefault="00000000">
      <w:pPr>
        <w:pStyle w:val="Callout"/>
      </w:pPr>
      <w:r w:rsidRPr="00502838">
        <w:rPr>
          <w:b/>
          <w:rPrChange w:id="442" w:author="Shane Gaither" w:date="2026-08-18T21:14:00Z" w16du:dateUtc="2026-08-19T02:14:00Z">
            <w:rPr>
              <w:color w:val="0000FF"/>
              <w:highlight w:val="yellow"/>
            </w:rPr>
          </w:rPrChange>
        </w:rPr>
        <w:t>EXAMPLE:</w:t>
      </w:r>
      <w:r w:rsidRPr="00502838">
        <w:rPr>
          <w:rPrChange w:id="443" w:author="Shane Gaither" w:date="2026-08-18T21:14:00Z" w16du:dateUtc="2026-08-19T02:14:00Z">
            <w:rPr>
              <w:color w:val="0000FF"/>
              <w:highlight w:val="yellow"/>
            </w:rPr>
          </w:rPrChange>
        </w:rPr>
        <w:t xml:space="preserve"> You want help comparing several bank statements. Remove account numbers and other identifying information that the AI assistant does not need before uploading the files.</w:t>
      </w:r>
    </w:p>
    <w:p w14:paraId="45940593" w14:textId="77777777" w:rsidR="002578B5" w:rsidRPr="00502838" w:rsidRDefault="00000000">
      <w:pPr>
        <w:pStyle w:val="Callout"/>
      </w:pPr>
      <w:r w:rsidRPr="00502838">
        <w:rPr>
          <w:b/>
          <w:rPrChange w:id="444" w:author="Shane Gaither" w:date="2026-08-18T21:14:00Z" w16du:dateUtc="2026-08-19T02:14:00Z">
            <w:rPr>
              <w:color w:val="0000FF"/>
              <w:highlight w:val="yellow"/>
            </w:rPr>
          </w:rPrChange>
        </w:rPr>
        <w:t>COMMON MISTAKE:</w:t>
      </w:r>
      <w:r w:rsidRPr="00502838">
        <w:rPr>
          <w:rPrChange w:id="445" w:author="Shane Gaither" w:date="2026-08-18T21:14:00Z" w16du:dateUtc="2026-08-19T02:14:00Z">
            <w:rPr>
              <w:color w:val="0000FF"/>
              <w:highlight w:val="yellow"/>
            </w:rPr>
          </w:rPrChange>
        </w:rPr>
        <w:t xml:space="preserve"> Assuming that paying for a personal subscription automatically gives the same privacy protections as a business or enterprise account.</w:t>
      </w:r>
    </w:p>
    <w:p w14:paraId="5AA6A86D" w14:textId="77777777" w:rsidR="002578B5" w:rsidRPr="00502838" w:rsidRDefault="00000000">
      <w:pPr>
        <w:pStyle w:val="Callout"/>
      </w:pPr>
      <w:r w:rsidRPr="00502838">
        <w:rPr>
          <w:b/>
          <w:rPrChange w:id="446" w:author="Shane Gaither" w:date="2026-08-18T21:14:00Z" w16du:dateUtc="2026-08-19T02:14:00Z">
            <w:rPr>
              <w:color w:val="0000FF"/>
              <w:highlight w:val="yellow"/>
            </w:rPr>
          </w:rPrChange>
        </w:rPr>
        <w:t>TIP AND TRICK:</w:t>
      </w:r>
      <w:r w:rsidRPr="00502838">
        <w:rPr>
          <w:rPrChange w:id="447" w:author="Shane Gaither" w:date="2026-08-18T21:14:00Z" w16du:dateUtc="2026-08-19T02:14:00Z">
            <w:rPr>
              <w:color w:val="0000FF"/>
              <w:highlight w:val="yellow"/>
            </w:rPr>
          </w:rPrChange>
        </w:rPr>
        <w:t xml:space="preserve"> Share the minimum information needed for the task. Redacting irrelevant sensitive details is usually better than trusting a setting you have not checked.</w:t>
      </w:r>
    </w:p>
    <w:p w14:paraId="46983723" w14:textId="77777777" w:rsidR="00C073A1" w:rsidRPr="00502838" w:rsidRDefault="00000000">
      <w:pPr>
        <w:pStyle w:val="SmallNote"/>
      </w:pPr>
      <w:r w:rsidRPr="00502838">
        <w:rPr>
          <w:b/>
          <w:rPrChange w:id="448" w:author="Shane Gaither" w:date="2026-08-18T21:14:00Z" w16du:dateUtc="2026-08-19T02:14:00Z">
            <w:rPr>
              <w:b/>
              <w:color w:val="0000FF"/>
              <w:highlight w:val="yellow"/>
            </w:rPr>
          </w:rPrChange>
        </w:rPr>
        <w:t xml:space="preserve">PRIVACY SOURCES — </w:t>
      </w:r>
      <w:r w:rsidRPr="00502838">
        <w:rPr>
          <w:rPrChange w:id="449" w:author="Shane Gaither" w:date="2026-08-18T21:14:00Z" w16du:dateUtc="2026-08-19T02:14:00Z">
            <w:rPr>
              <w:color w:val="0000FF"/>
              <w:highlight w:val="yellow"/>
            </w:rPr>
          </w:rPrChange>
        </w:rPr>
        <w:t xml:space="preserve">Because privacy rules change, this section was checked August 14, 2026 against current official guidance from </w:t>
      </w:r>
      <w:r w:rsidR="00C073A1" w:rsidRPr="00502838">
        <w:fldChar w:fldCharType="begin"/>
      </w:r>
      <w:r w:rsidR="00C073A1" w:rsidRPr="00502838">
        <w:instrText>HYPERLINK "https://openai.com/consumer-privacy/" \h</w:instrText>
      </w:r>
      <w:r w:rsidR="00C073A1" w:rsidRPr="00502838">
        <w:fldChar w:fldCharType="separate"/>
      </w:r>
      <w:r w:rsidR="00C073A1" w:rsidRPr="00502838">
        <w:rPr>
          <w:szCs w:val="18"/>
          <w:u w:val="single"/>
          <w:rPrChange w:id="450" w:author="Shane Gaither" w:date="2026-08-18T21:14:00Z" w16du:dateUtc="2026-08-19T02:14:00Z">
            <w:rPr>
              <w:color w:val="0000FF"/>
              <w:szCs w:val="18"/>
              <w:u w:val="single"/>
            </w:rPr>
          </w:rPrChange>
        </w:rPr>
        <w:t>OpenAI</w:t>
      </w:r>
      <w:r w:rsidR="00C073A1" w:rsidRPr="00502838">
        <w:fldChar w:fldCharType="end"/>
      </w:r>
      <w:r w:rsidRPr="00502838">
        <w:rPr>
          <w:rPrChange w:id="451" w:author="Shane Gaither" w:date="2026-08-18T21:14:00Z" w16du:dateUtc="2026-08-19T02:14:00Z">
            <w:rPr>
              <w:color w:val="0000FF"/>
              <w:highlight w:val="yellow"/>
            </w:rPr>
          </w:rPrChange>
        </w:rPr>
        <w:t xml:space="preserve">, </w:t>
      </w:r>
      <w:r w:rsidR="00C073A1" w:rsidRPr="00502838">
        <w:fldChar w:fldCharType="begin"/>
      </w:r>
      <w:r w:rsidR="00C073A1" w:rsidRPr="00502838">
        <w:instrText>HYPERLINK "https://privacy.anthropic.com/" \h</w:instrText>
      </w:r>
      <w:r w:rsidR="00C073A1" w:rsidRPr="00502838">
        <w:fldChar w:fldCharType="separate"/>
      </w:r>
      <w:r w:rsidR="00C073A1" w:rsidRPr="00502838">
        <w:rPr>
          <w:szCs w:val="18"/>
          <w:u w:val="single"/>
          <w:rPrChange w:id="452" w:author="Shane Gaither" w:date="2026-08-18T21:14:00Z" w16du:dateUtc="2026-08-19T02:14:00Z">
            <w:rPr>
              <w:color w:val="0000FF"/>
              <w:szCs w:val="18"/>
              <w:u w:val="single"/>
            </w:rPr>
          </w:rPrChange>
        </w:rPr>
        <w:t>Anthropic</w:t>
      </w:r>
      <w:r w:rsidR="00C073A1" w:rsidRPr="00502838">
        <w:fldChar w:fldCharType="end"/>
      </w:r>
      <w:r w:rsidRPr="00502838">
        <w:rPr>
          <w:rPrChange w:id="453" w:author="Shane Gaither" w:date="2026-08-18T21:14:00Z" w16du:dateUtc="2026-08-19T02:14:00Z">
            <w:rPr>
              <w:color w:val="0000FF"/>
              <w:highlight w:val="yellow"/>
            </w:rPr>
          </w:rPrChange>
        </w:rPr>
        <w:t xml:space="preserve">, </w:t>
      </w:r>
      <w:r w:rsidR="00C073A1" w:rsidRPr="00502838">
        <w:fldChar w:fldCharType="begin"/>
      </w:r>
      <w:r w:rsidR="00C073A1" w:rsidRPr="00502838">
        <w:instrText>HYPERLINK "https://support.google.com/gemini/answer/13278892" \h</w:instrText>
      </w:r>
      <w:r w:rsidR="00C073A1" w:rsidRPr="00502838">
        <w:fldChar w:fldCharType="separate"/>
      </w:r>
      <w:r w:rsidR="00C073A1" w:rsidRPr="00502838">
        <w:rPr>
          <w:szCs w:val="18"/>
          <w:u w:val="single"/>
          <w:rPrChange w:id="454" w:author="Shane Gaither" w:date="2026-08-18T21:14:00Z" w16du:dateUtc="2026-08-19T02:14:00Z">
            <w:rPr>
              <w:color w:val="0000FF"/>
              <w:szCs w:val="18"/>
              <w:u w:val="single"/>
            </w:rPr>
          </w:rPrChange>
        </w:rPr>
        <w:t>Google Gemini</w:t>
      </w:r>
      <w:r w:rsidR="00C073A1" w:rsidRPr="00502838">
        <w:fldChar w:fldCharType="end"/>
      </w:r>
      <w:r w:rsidRPr="00502838">
        <w:rPr>
          <w:rPrChange w:id="455" w:author="Shane Gaither" w:date="2026-08-18T21:14:00Z" w16du:dateUtc="2026-08-19T02:14:00Z">
            <w:rPr>
              <w:color w:val="0000FF"/>
              <w:highlight w:val="yellow"/>
            </w:rPr>
          </w:rPrChange>
        </w:rPr>
        <w:t xml:space="preserve">, </w:t>
      </w:r>
      <w:r w:rsidR="00C073A1" w:rsidRPr="00502838">
        <w:fldChar w:fldCharType="begin"/>
      </w:r>
      <w:r w:rsidR="00C073A1" w:rsidRPr="00502838">
        <w:instrText>HYPERLINK "https://support.microsoft.com/en-us/microsoft-copilot/microsoft-copilot-privacy-controls" \h</w:instrText>
      </w:r>
      <w:r w:rsidR="00C073A1" w:rsidRPr="00502838">
        <w:fldChar w:fldCharType="separate"/>
      </w:r>
      <w:r w:rsidR="00C073A1" w:rsidRPr="00502838">
        <w:rPr>
          <w:szCs w:val="18"/>
          <w:u w:val="single"/>
          <w:rPrChange w:id="456" w:author="Shane Gaither" w:date="2026-08-18T21:14:00Z" w16du:dateUtc="2026-08-19T02:14:00Z">
            <w:rPr>
              <w:color w:val="0000FF"/>
              <w:szCs w:val="18"/>
              <w:u w:val="single"/>
            </w:rPr>
          </w:rPrChange>
        </w:rPr>
        <w:t>Microsoft Copilot</w:t>
      </w:r>
      <w:r w:rsidR="00C073A1" w:rsidRPr="00502838">
        <w:fldChar w:fldCharType="end"/>
      </w:r>
      <w:r w:rsidRPr="00502838">
        <w:rPr>
          <w:rPrChange w:id="457" w:author="Shane Gaither" w:date="2026-08-18T21:14:00Z" w16du:dateUtc="2026-08-19T02:14:00Z">
            <w:rPr>
              <w:color w:val="0000FF"/>
              <w:highlight w:val="yellow"/>
            </w:rPr>
          </w:rPrChange>
        </w:rPr>
        <w:t xml:space="preserve">, </w:t>
      </w:r>
      <w:r w:rsidR="00C073A1" w:rsidRPr="00502838">
        <w:fldChar w:fldCharType="begin"/>
      </w:r>
      <w:r w:rsidR="00C073A1" w:rsidRPr="00502838">
        <w:instrText>HYPERLINK "https://www.perplexity.ai/help-center/en/articles/11564572-data-collection-at-perplexity.html" \h</w:instrText>
      </w:r>
      <w:r w:rsidR="00C073A1" w:rsidRPr="00502838">
        <w:fldChar w:fldCharType="separate"/>
      </w:r>
      <w:r w:rsidR="00C073A1" w:rsidRPr="00502838">
        <w:rPr>
          <w:szCs w:val="18"/>
          <w:u w:val="single"/>
          <w:rPrChange w:id="458" w:author="Shane Gaither" w:date="2026-08-18T21:14:00Z" w16du:dateUtc="2026-08-19T02:14:00Z">
            <w:rPr>
              <w:color w:val="0000FF"/>
              <w:szCs w:val="18"/>
              <w:u w:val="single"/>
            </w:rPr>
          </w:rPrChange>
        </w:rPr>
        <w:t>Perplexity</w:t>
      </w:r>
      <w:r w:rsidR="00C073A1" w:rsidRPr="00502838">
        <w:fldChar w:fldCharType="end"/>
      </w:r>
      <w:r w:rsidRPr="00502838">
        <w:rPr>
          <w:rPrChange w:id="459" w:author="Shane Gaither" w:date="2026-08-18T21:14:00Z" w16du:dateUtc="2026-08-19T02:14:00Z">
            <w:rPr>
              <w:color w:val="0000FF"/>
              <w:highlight w:val="yellow"/>
            </w:rPr>
          </w:rPrChange>
        </w:rPr>
        <w:t xml:space="preserve">, </w:t>
      </w:r>
      <w:r w:rsidR="00C073A1" w:rsidRPr="00502838">
        <w:fldChar w:fldCharType="begin"/>
      </w:r>
      <w:r w:rsidR="00C073A1" w:rsidRPr="00502838">
        <w:instrText>HYPERLINK "https://x.ai/legal/privacy-policy" \h</w:instrText>
      </w:r>
      <w:r w:rsidR="00C073A1" w:rsidRPr="00502838">
        <w:fldChar w:fldCharType="separate"/>
      </w:r>
      <w:r w:rsidR="00C073A1" w:rsidRPr="00502838">
        <w:rPr>
          <w:szCs w:val="18"/>
          <w:u w:val="single"/>
          <w:rPrChange w:id="460" w:author="Shane Gaither" w:date="2026-08-18T21:14:00Z" w16du:dateUtc="2026-08-19T02:14:00Z">
            <w:rPr>
              <w:color w:val="0000FF"/>
              <w:szCs w:val="18"/>
              <w:u w:val="single"/>
            </w:rPr>
          </w:rPrChange>
        </w:rPr>
        <w:t>SpaceXAI</w:t>
      </w:r>
      <w:r w:rsidR="00C073A1" w:rsidRPr="00502838">
        <w:fldChar w:fldCharType="end"/>
      </w:r>
      <w:r w:rsidRPr="00502838">
        <w:rPr>
          <w:rPrChange w:id="461" w:author="Shane Gaither" w:date="2026-08-18T21:14:00Z" w16du:dateUtc="2026-08-19T02:14:00Z">
            <w:rPr>
              <w:color w:val="0000FF"/>
              <w:highlight w:val="yellow"/>
            </w:rPr>
          </w:rPrChange>
        </w:rPr>
        <w:t>.</w:t>
      </w:r>
    </w:p>
    <w:p w14:paraId="588815E0" w14:textId="77777777" w:rsidR="00E51085" w:rsidRPr="00502838" w:rsidRDefault="00000000">
      <w:pPr>
        <w:pStyle w:val="Heading2"/>
        <w:rPr>
          <w:color w:val="auto"/>
          <w:rPrChange w:id="462" w:author="Shane Gaither" w:date="2026-08-18T21:14:00Z" w16du:dateUtc="2026-08-19T02:14:00Z">
            <w:rPr/>
          </w:rPrChange>
        </w:rPr>
      </w:pPr>
      <w:r w:rsidRPr="00502838">
        <w:rPr>
          <w:color w:val="auto"/>
          <w:rPrChange w:id="463" w:author="Shane Gaither" w:date="2026-08-18T21:14:00Z" w16du:dateUtc="2026-08-19T02:14:00Z">
            <w:rPr>
              <w:color w:val="0000FF"/>
            </w:rPr>
          </w:rPrChange>
        </w:rPr>
        <w:t>1.4  Define the Result Before You Type Anything</w:t>
      </w:r>
    </w:p>
    <w:p w14:paraId="77BC1C3F" w14:textId="77777777" w:rsidR="00E51085" w:rsidRPr="00502838" w:rsidRDefault="00000000">
      <w:pPr>
        <w:pStyle w:val="MainIdea"/>
      </w:pPr>
      <w:r w:rsidRPr="00502838">
        <w:rPr>
          <w:b/>
          <w:rPrChange w:id="464" w:author="Shane Gaither" w:date="2026-08-18T21:14:00Z" w16du:dateUtc="2026-08-19T02:14:00Z">
            <w:rPr>
              <w:highlight w:val="yellow"/>
            </w:rPr>
          </w:rPrChange>
        </w:rPr>
        <w:t>“</w:t>
      </w:r>
      <w:r w:rsidRPr="00502838">
        <w:rPr>
          <w:b/>
          <w:rPrChange w:id="465" w:author="Shane Gaither" w:date="2026-08-18T21:14:00Z" w16du:dateUtc="2026-08-19T02:14:00Z">
            <w:rPr>
              <w:b/>
              <w:highlight w:val="yellow"/>
            </w:rPr>
          </w:rPrChange>
        </w:rPr>
        <w:t>Main Idea:</w:t>
      </w:r>
      <w:r w:rsidRPr="00502838">
        <w:rPr>
          <w:b/>
          <w:rPrChange w:id="466" w:author="Shane Gaither" w:date="2026-08-18T21:14:00Z" w16du:dateUtc="2026-08-19T02:14:00Z">
            <w:rPr>
              <w:highlight w:val="yellow"/>
            </w:rPr>
          </w:rPrChange>
        </w:rPr>
        <w:t xml:space="preserve"> Decide what result you want before you decide how to ask for it.”</w:t>
      </w:r>
    </w:p>
    <w:p w14:paraId="06948FFB" w14:textId="77777777" w:rsidR="00E51085" w:rsidRPr="00502838" w:rsidRDefault="00000000">
      <w:r w:rsidRPr="00502838">
        <w:t xml:space="preserve">An AI assistant can produce a lot of text very quickly. That is useful only when the text moves you toward a result you actually wanted. A common beginner mistake is to start typing before deciding </w:t>
      </w:r>
      <w:r w:rsidRPr="00502838">
        <w:lastRenderedPageBreak/>
        <w:t>what the task is. The model then has to infer the goal from fragments, background, and corrections. Every inference creates another place for the work to drift — gradually move away from what you actually intended.</w:t>
      </w:r>
    </w:p>
    <w:p w14:paraId="0C6443AA" w14:textId="77777777" w:rsidR="00E51085" w:rsidRPr="00502838" w:rsidRDefault="00000000">
      <w:r w:rsidRPr="00502838">
        <w:rPr>
          <w:rPrChange w:id="467" w:author="Shane Gaither" w:date="2026-08-18T21:14:00Z" w16du:dateUtc="2026-08-19T02:14:00Z">
            <w:rPr>
              <w:highlight w:val="yellow"/>
            </w:rPr>
          </w:rPrChange>
        </w:rPr>
        <w:t>Start with the result. If you want a one-page letter, say that. If you want to compare three estimates, say that. If you want a list of defects in a document without changing the document, say that. The clearer the endpoint is, the less room the model has to substitute a different job.</w:t>
      </w:r>
    </w:p>
    <w:p w14:paraId="7D847C10" w14:textId="77777777" w:rsidR="00E51085" w:rsidRPr="00502838" w:rsidRDefault="00000000">
      <w:pPr>
        <w:pStyle w:val="Callout"/>
      </w:pPr>
      <w:r w:rsidRPr="00502838">
        <w:rPr>
          <w:b/>
          <w:rPrChange w:id="468" w:author="Shane Gaither" w:date="2026-08-18T21:14:00Z" w16du:dateUtc="2026-08-19T02:14:00Z">
            <w:rPr>
              <w:b/>
              <w:color w:val="0000FF"/>
              <w:highlight w:val="yellow"/>
            </w:rPr>
          </w:rPrChange>
        </w:rPr>
        <w:t>EXAMPLE:</w:t>
      </w:r>
      <w:r w:rsidRPr="00502838">
        <w:rPr>
          <w:rPrChange w:id="469" w:author="Shane Gaither" w:date="2026-08-18T21:14:00Z" w16du:dateUtc="2026-08-19T02:14:00Z">
            <w:rPr>
              <w:color w:val="0000FF"/>
              <w:highlight w:val="yellow"/>
            </w:rPr>
          </w:rPrChange>
        </w:rPr>
        <w:t xml:space="preserve"> You have three contractor quotes and want to know which one leaves the fewest important items undefined. The task is not “look at these quotes.” The task is “compare these three quotes and identify important gaps in what they cover; do not recommend a contractor yet.”</w:t>
      </w:r>
    </w:p>
    <w:p w14:paraId="5E987190" w14:textId="77777777" w:rsidR="00E51085" w:rsidRPr="00502838" w:rsidRDefault="00000000">
      <w:pPr>
        <w:pStyle w:val="Callout"/>
      </w:pPr>
      <w:r w:rsidRPr="00502838">
        <w:rPr>
          <w:b/>
          <w:rPrChange w:id="470" w:author="Shane Gaither" w:date="2026-08-18T21:14:00Z" w16du:dateUtc="2026-08-19T02:14:00Z">
            <w:rPr>
              <w:b/>
              <w:highlight w:val="yellow"/>
            </w:rPr>
          </w:rPrChange>
        </w:rPr>
        <w:t>COMMON MISTAKE:</w:t>
      </w:r>
      <w:r w:rsidRPr="00502838">
        <w:rPr>
          <w:rPrChange w:id="471" w:author="Shane Gaither" w:date="2026-08-18T21:14:00Z" w16du:dateUtc="2026-08-19T02:14:00Z">
            <w:rPr>
              <w:highlight w:val="yellow"/>
            </w:rPr>
          </w:rPrChange>
        </w:rPr>
        <w:t xml:space="preserve"> Giving the model a long history first and the actual task last. Background can help, but it should not bury the instruction.</w:t>
      </w:r>
    </w:p>
    <w:p w14:paraId="194995FB" w14:textId="77777777" w:rsidR="00E51085" w:rsidRPr="00502838" w:rsidRDefault="00000000">
      <w:pPr>
        <w:pStyle w:val="Callout"/>
      </w:pPr>
      <w:r w:rsidRPr="00502838">
        <w:rPr>
          <w:b/>
          <w:rPrChange w:id="472" w:author="Shane Gaither" w:date="2026-08-18T21:14:00Z" w16du:dateUtc="2026-08-19T02:14:00Z">
            <w:rPr>
              <w:b/>
              <w:highlight w:val="yellow"/>
            </w:rPr>
          </w:rPrChange>
        </w:rPr>
        <w:t>TIP AND TRICK:</w:t>
      </w:r>
      <w:r w:rsidRPr="00502838">
        <w:rPr>
          <w:rPrChange w:id="473" w:author="Shane Gaither" w:date="2026-08-18T21:14:00Z" w16du:dateUtc="2026-08-19T02:14:00Z">
            <w:rPr>
              <w:highlight w:val="yellow"/>
            </w:rPr>
          </w:rPrChange>
        </w:rPr>
        <w:t xml:space="preserve"> Write the endpoint in one sentence. Add background only when it changes what a correct answer would be.</w:t>
      </w:r>
    </w:p>
    <w:p w14:paraId="370B6A8B" w14:textId="77777777" w:rsidR="00E51085" w:rsidRPr="00502838" w:rsidRDefault="00000000">
      <w:pPr>
        <w:pStyle w:val="Heading2"/>
        <w:rPr>
          <w:color w:val="auto"/>
          <w:rPrChange w:id="474" w:author="Shane Gaither" w:date="2026-08-18T21:14:00Z" w16du:dateUtc="2026-08-19T02:14:00Z">
            <w:rPr/>
          </w:rPrChange>
        </w:rPr>
      </w:pPr>
      <w:r w:rsidRPr="00502838">
        <w:rPr>
          <w:color w:val="auto"/>
          <w:rPrChange w:id="475" w:author="Shane Gaither" w:date="2026-08-18T21:14:00Z" w16du:dateUtc="2026-08-19T02:14:00Z">
            <w:rPr>
              <w:color w:val="0000FF"/>
              <w:highlight w:val="yellow"/>
            </w:rPr>
          </w:rPrChange>
        </w:rPr>
        <w:t>1.5  A Simple Request That Scales</w:t>
      </w:r>
    </w:p>
    <w:p w14:paraId="4C031E5A" w14:textId="77777777" w:rsidR="00E51085" w:rsidRPr="00502838" w:rsidRDefault="00000000">
      <w:pPr>
        <w:pStyle w:val="MainIdea"/>
      </w:pPr>
      <w:r w:rsidRPr="00502838">
        <w:rPr>
          <w:b/>
          <w:rPrChange w:id="476" w:author="Shane Gaither" w:date="2026-08-18T21:14:00Z" w16du:dateUtc="2026-08-19T02:14:00Z">
            <w:rPr>
              <w:color w:val="0000FF"/>
              <w:highlight w:val="yellow"/>
            </w:rPr>
          </w:rPrChange>
        </w:rPr>
        <w:t>“</w:t>
      </w:r>
      <w:r w:rsidRPr="00502838">
        <w:rPr>
          <w:b/>
          <w:rPrChange w:id="477" w:author="Shane Gaither" w:date="2026-08-18T21:14:00Z" w16du:dateUtc="2026-08-19T02:14:00Z">
            <w:rPr>
              <w:b/>
              <w:color w:val="0000FF"/>
              <w:highlight w:val="yellow"/>
            </w:rPr>
          </w:rPrChange>
        </w:rPr>
        <w:t>Main Idea:</w:t>
      </w:r>
      <w:r w:rsidRPr="00502838">
        <w:rPr>
          <w:b/>
          <w:rPrChange w:id="478" w:author="Shane Gaither" w:date="2026-08-18T21:14:00Z" w16du:dateUtc="2026-08-19T02:14:00Z">
            <w:rPr>
              <w:color w:val="0000FF"/>
              <w:highlight w:val="yellow"/>
            </w:rPr>
          </w:rPrChange>
        </w:rPr>
        <w:t xml:space="preserve"> A useful first request can begin with four pieces: what you want, what it should work on, what it must not do, and what the answer should look like.”</w:t>
      </w:r>
    </w:p>
    <w:p w14:paraId="2EB043F4" w14:textId="77777777" w:rsidR="00E51085" w:rsidRPr="00502838" w:rsidRDefault="00000000">
      <w:r w:rsidRPr="00502838">
        <w:rPr>
          <w:rPrChange w:id="479" w:author="Shane Gaither" w:date="2026-08-18T21:14:00Z" w16du:dateUtc="2026-08-19T02:14:00Z">
            <w:rPr>
              <w:color w:val="0000FF"/>
              <w:highlight w:val="yellow"/>
            </w:rPr>
          </w:rPrChange>
        </w:rPr>
        <w:t>You do not need a complicated formula to work well. Start with four practical questions: What do I want? What material should the AI assistant work on? What must it not do? What should the result look like?</w:t>
      </w:r>
    </w:p>
    <w:p w14:paraId="3B2BB8A4" w14:textId="77777777" w:rsidR="00026663" w:rsidRPr="00502838" w:rsidRDefault="00000000">
      <w:pPr>
        <w:pStyle w:val="Callout"/>
      </w:pPr>
      <w:r w:rsidRPr="00502838">
        <w:rPr>
          <w:b/>
          <w:rPrChange w:id="480" w:author="Shane Gaither" w:date="2026-08-18T21:14:00Z" w16du:dateUtc="2026-08-19T02:14:00Z">
            <w:rPr>
              <w:b/>
              <w:color w:val="0000FF"/>
            </w:rPr>
          </w:rPrChange>
        </w:rPr>
        <w:t>EXAMPLE:</w:t>
      </w:r>
      <w:r w:rsidRPr="00502838">
        <w:rPr>
          <w:rPrChange w:id="481" w:author="Shane Gaither" w:date="2026-08-18T21:14:00Z" w16du:dateUtc="2026-08-19T02:14:00Z">
            <w:rPr>
              <w:color w:val="0000FF"/>
            </w:rPr>
          </w:rPrChange>
        </w:rPr>
        <w:t xml:space="preserve"> RESULT — compare these two repair estimates. MATERIAL — use the attached estimates. LIMIT — do not recommend a contractor yet. ANSWER — give me a short table of important differences and missing items.</w:t>
      </w:r>
    </w:p>
    <w:tbl>
      <w:tblPr>
        <w:tblStyle w:val="TableGrid"/>
        <w:tblW w:w="0" w:type="auto"/>
        <w:jc w:val="center"/>
        <w:tblLook w:val="04A0" w:firstRow="1" w:lastRow="0" w:firstColumn="1" w:lastColumn="0" w:noHBand="0" w:noVBand="1"/>
      </w:tblPr>
      <w:tblGrid>
        <w:gridCol w:w="3116"/>
        <w:gridCol w:w="3117"/>
        <w:gridCol w:w="3117"/>
      </w:tblGrid>
      <w:tr w:rsidR="00E51085" w:rsidRPr="00502838" w14:paraId="70A27B92" w14:textId="77777777">
        <w:trPr>
          <w:cantSplit/>
          <w:tblHeader/>
          <w:jc w:val="center"/>
        </w:trPr>
        <w:tc>
          <w:tcPr>
            <w:tcW w:w="3120" w:type="dxa"/>
            <w:shd w:val="clear" w:color="auto" w:fill="E9EEF5"/>
            <w:vAlign w:val="center"/>
          </w:tcPr>
          <w:p w14:paraId="17572C9E" w14:textId="77777777" w:rsidR="00E51085" w:rsidRPr="00502838" w:rsidRDefault="00000000">
            <w:r w:rsidRPr="00502838">
              <w:rPr>
                <w:b/>
                <w:sz w:val="19"/>
                <w:rPrChange w:id="482" w:author="Shane Gaither" w:date="2026-08-18T21:14:00Z" w16du:dateUtc="2026-08-19T02:14:00Z">
                  <w:rPr>
                    <w:b/>
                    <w:sz w:val="19"/>
                    <w:highlight w:val="yellow"/>
                  </w:rPr>
                </w:rPrChange>
              </w:rPr>
              <w:t>Part</w:t>
            </w:r>
          </w:p>
        </w:tc>
        <w:tc>
          <w:tcPr>
            <w:tcW w:w="3120" w:type="dxa"/>
            <w:shd w:val="clear" w:color="auto" w:fill="E9EEF5"/>
            <w:vAlign w:val="center"/>
          </w:tcPr>
          <w:p w14:paraId="0657765B" w14:textId="77777777" w:rsidR="00E51085" w:rsidRPr="00502838" w:rsidRDefault="00000000">
            <w:r w:rsidRPr="00502838">
              <w:rPr>
                <w:b/>
                <w:sz w:val="19"/>
                <w:rPrChange w:id="483" w:author="Shane Gaither" w:date="2026-08-18T21:14:00Z" w16du:dateUtc="2026-08-19T02:14:00Z">
                  <w:rPr>
                    <w:b/>
                    <w:sz w:val="19"/>
                    <w:highlight w:val="yellow"/>
                  </w:rPr>
                </w:rPrChange>
              </w:rPr>
              <w:t>Question</w:t>
            </w:r>
          </w:p>
        </w:tc>
        <w:tc>
          <w:tcPr>
            <w:tcW w:w="3120" w:type="dxa"/>
            <w:shd w:val="clear" w:color="auto" w:fill="E9EEF5"/>
            <w:vAlign w:val="center"/>
          </w:tcPr>
          <w:p w14:paraId="64642313" w14:textId="77777777" w:rsidR="00E51085" w:rsidRPr="00502838" w:rsidRDefault="00000000">
            <w:r w:rsidRPr="00502838">
              <w:rPr>
                <w:b/>
                <w:sz w:val="19"/>
                <w:rPrChange w:id="484" w:author="Shane Gaither" w:date="2026-08-18T21:14:00Z" w16du:dateUtc="2026-08-19T02:14:00Z">
                  <w:rPr>
                    <w:b/>
                    <w:sz w:val="19"/>
                    <w:highlight w:val="yellow"/>
                  </w:rPr>
                </w:rPrChange>
              </w:rPr>
              <w:t>Example</w:t>
            </w:r>
          </w:p>
        </w:tc>
      </w:tr>
      <w:tr w:rsidR="00E51085" w:rsidRPr="00502838" w14:paraId="7DC04EA2" w14:textId="77777777">
        <w:trPr>
          <w:cantSplit/>
          <w:jc w:val="center"/>
        </w:trPr>
        <w:tc>
          <w:tcPr>
            <w:tcW w:w="3120" w:type="dxa"/>
            <w:vAlign w:val="center"/>
          </w:tcPr>
          <w:p w14:paraId="246B90EB" w14:textId="77777777" w:rsidR="00E51085" w:rsidRPr="00502838" w:rsidRDefault="00000000">
            <w:r w:rsidRPr="00502838">
              <w:rPr>
                <w:rPrChange w:id="485" w:author="Shane Gaither" w:date="2026-08-18T21:14:00Z" w16du:dateUtc="2026-08-19T02:14:00Z">
                  <w:rPr>
                    <w:color w:val="0000FF"/>
                    <w:highlight w:val="yellow"/>
                  </w:rPr>
                </w:rPrChange>
              </w:rPr>
              <w:t>Result</w:t>
            </w:r>
          </w:p>
        </w:tc>
        <w:tc>
          <w:tcPr>
            <w:tcW w:w="3120" w:type="dxa"/>
            <w:vAlign w:val="center"/>
          </w:tcPr>
          <w:p w14:paraId="4DA34B08" w14:textId="77777777" w:rsidR="00E51085" w:rsidRPr="00502838" w:rsidRDefault="00000000">
            <w:r w:rsidRPr="00502838">
              <w:rPr>
                <w:sz w:val="19"/>
                <w:rPrChange w:id="486" w:author="Shane Gaither" w:date="2026-08-18T21:14:00Z" w16du:dateUtc="2026-08-19T02:14:00Z">
                  <w:rPr>
                    <w:sz w:val="19"/>
                    <w:highlight w:val="yellow"/>
                  </w:rPr>
                </w:rPrChange>
              </w:rPr>
              <w:t>What result do I want?</w:t>
            </w:r>
          </w:p>
        </w:tc>
        <w:tc>
          <w:tcPr>
            <w:tcW w:w="3120" w:type="dxa"/>
            <w:vAlign w:val="center"/>
          </w:tcPr>
          <w:p w14:paraId="0C824C93" w14:textId="77777777" w:rsidR="00E51085" w:rsidRPr="00502838" w:rsidRDefault="00000000">
            <w:r w:rsidRPr="00502838">
              <w:rPr>
                <w:sz w:val="19"/>
                <w:rPrChange w:id="487" w:author="Shane Gaither" w:date="2026-08-18T21:14:00Z" w16du:dateUtc="2026-08-19T02:14:00Z">
                  <w:rPr>
                    <w:sz w:val="19"/>
                    <w:highlight w:val="yellow"/>
                  </w:rPr>
                </w:rPrChange>
              </w:rPr>
              <w:t>Identify the five most important problems in this draft.</w:t>
            </w:r>
          </w:p>
        </w:tc>
      </w:tr>
      <w:tr w:rsidR="00E51085" w:rsidRPr="00502838" w14:paraId="38D338CD" w14:textId="77777777">
        <w:trPr>
          <w:cantSplit/>
          <w:jc w:val="center"/>
        </w:trPr>
        <w:tc>
          <w:tcPr>
            <w:tcW w:w="3120" w:type="dxa"/>
            <w:vAlign w:val="center"/>
          </w:tcPr>
          <w:p w14:paraId="559595A3" w14:textId="77777777" w:rsidR="00E51085" w:rsidRPr="00502838" w:rsidRDefault="00000000">
            <w:r w:rsidRPr="00502838">
              <w:rPr>
                <w:rPrChange w:id="488" w:author="Shane Gaither" w:date="2026-08-18T21:14:00Z" w16du:dateUtc="2026-08-19T02:14:00Z">
                  <w:rPr>
                    <w:color w:val="0000FF"/>
                    <w:highlight w:val="yellow"/>
                  </w:rPr>
                </w:rPrChange>
              </w:rPr>
              <w:t>Material</w:t>
            </w:r>
          </w:p>
        </w:tc>
        <w:tc>
          <w:tcPr>
            <w:tcW w:w="3120" w:type="dxa"/>
            <w:vAlign w:val="center"/>
          </w:tcPr>
          <w:p w14:paraId="669A608F" w14:textId="77777777" w:rsidR="00E51085" w:rsidRPr="00502838" w:rsidRDefault="00000000">
            <w:r w:rsidRPr="00502838">
              <w:rPr>
                <w:sz w:val="19"/>
                <w:rPrChange w:id="489" w:author="Shane Gaither" w:date="2026-08-18T21:14:00Z" w16du:dateUtc="2026-08-19T02:14:00Z">
                  <w:rPr>
                    <w:sz w:val="19"/>
                    <w:highlight w:val="yellow"/>
                  </w:rPr>
                </w:rPrChange>
              </w:rPr>
              <w:t>What should it work on?</w:t>
            </w:r>
          </w:p>
        </w:tc>
        <w:tc>
          <w:tcPr>
            <w:tcW w:w="3120" w:type="dxa"/>
            <w:vAlign w:val="center"/>
          </w:tcPr>
          <w:p w14:paraId="4B773FB1" w14:textId="77777777" w:rsidR="00E51085" w:rsidRPr="00502838" w:rsidRDefault="00000000">
            <w:r w:rsidRPr="00502838">
              <w:rPr>
                <w:sz w:val="19"/>
                <w:rPrChange w:id="490" w:author="Shane Gaither" w:date="2026-08-18T21:14:00Z" w16du:dateUtc="2026-08-19T02:14:00Z">
                  <w:rPr>
                    <w:sz w:val="19"/>
                    <w:highlight w:val="yellow"/>
                  </w:rPr>
                </w:rPrChange>
              </w:rPr>
              <w:t>Use only the attached draft.</w:t>
            </w:r>
          </w:p>
        </w:tc>
      </w:tr>
      <w:tr w:rsidR="00E51085" w:rsidRPr="00502838" w14:paraId="489D822B" w14:textId="77777777">
        <w:trPr>
          <w:cantSplit/>
          <w:jc w:val="center"/>
        </w:trPr>
        <w:tc>
          <w:tcPr>
            <w:tcW w:w="3120" w:type="dxa"/>
            <w:vAlign w:val="center"/>
          </w:tcPr>
          <w:p w14:paraId="1A36DF99" w14:textId="77777777" w:rsidR="00E51085" w:rsidRPr="00502838" w:rsidRDefault="00000000">
            <w:r w:rsidRPr="00502838">
              <w:rPr>
                <w:rPrChange w:id="491" w:author="Shane Gaither" w:date="2026-08-18T21:14:00Z" w16du:dateUtc="2026-08-19T02:14:00Z">
                  <w:rPr>
                    <w:color w:val="0000FF"/>
                    <w:highlight w:val="yellow"/>
                  </w:rPr>
                </w:rPrChange>
              </w:rPr>
              <w:t>Limit</w:t>
            </w:r>
          </w:p>
        </w:tc>
        <w:tc>
          <w:tcPr>
            <w:tcW w:w="3120" w:type="dxa"/>
            <w:vAlign w:val="center"/>
          </w:tcPr>
          <w:p w14:paraId="462CC33A" w14:textId="77777777" w:rsidR="00E51085" w:rsidRPr="00502838" w:rsidRDefault="00000000">
            <w:r w:rsidRPr="00502838">
              <w:rPr>
                <w:sz w:val="19"/>
                <w:rPrChange w:id="492" w:author="Shane Gaither" w:date="2026-08-18T21:14:00Z" w16du:dateUtc="2026-08-19T02:14:00Z">
                  <w:rPr>
                    <w:sz w:val="19"/>
                    <w:highlight w:val="yellow"/>
                  </w:rPr>
                </w:rPrChange>
              </w:rPr>
              <w:t>What must it not do?</w:t>
            </w:r>
          </w:p>
        </w:tc>
        <w:tc>
          <w:tcPr>
            <w:tcW w:w="3120" w:type="dxa"/>
            <w:vAlign w:val="center"/>
          </w:tcPr>
          <w:p w14:paraId="3E4A6F52" w14:textId="77777777" w:rsidR="00E51085" w:rsidRPr="00502838" w:rsidRDefault="00000000">
            <w:r w:rsidRPr="00502838">
              <w:rPr>
                <w:sz w:val="19"/>
                <w:rPrChange w:id="493" w:author="Shane Gaither" w:date="2026-08-18T21:14:00Z" w16du:dateUtc="2026-08-19T02:14:00Z">
                  <w:rPr>
                    <w:sz w:val="19"/>
                    <w:highlight w:val="yellow"/>
                  </w:rPr>
                </w:rPrChange>
              </w:rPr>
              <w:t>Do not rewrite anything.</w:t>
            </w:r>
          </w:p>
        </w:tc>
      </w:tr>
      <w:tr w:rsidR="00E51085" w:rsidRPr="00502838" w14:paraId="7CFE7DF6" w14:textId="77777777">
        <w:trPr>
          <w:cantSplit/>
          <w:jc w:val="center"/>
        </w:trPr>
        <w:tc>
          <w:tcPr>
            <w:tcW w:w="3120" w:type="dxa"/>
            <w:vAlign w:val="center"/>
          </w:tcPr>
          <w:p w14:paraId="5D977C3E" w14:textId="77777777" w:rsidR="00E51085" w:rsidRPr="00502838" w:rsidRDefault="00000000">
            <w:r w:rsidRPr="00502838">
              <w:rPr>
                <w:rPrChange w:id="494" w:author="Shane Gaither" w:date="2026-08-18T21:14:00Z" w16du:dateUtc="2026-08-19T02:14:00Z">
                  <w:rPr>
                    <w:color w:val="0000FF"/>
                    <w:highlight w:val="yellow"/>
                  </w:rPr>
                </w:rPrChange>
              </w:rPr>
              <w:t>Answer</w:t>
            </w:r>
          </w:p>
        </w:tc>
        <w:tc>
          <w:tcPr>
            <w:tcW w:w="3120" w:type="dxa"/>
            <w:vAlign w:val="center"/>
          </w:tcPr>
          <w:p w14:paraId="17864173" w14:textId="77777777" w:rsidR="00E51085" w:rsidRPr="00502838" w:rsidRDefault="00000000">
            <w:r w:rsidRPr="00502838">
              <w:rPr>
                <w:sz w:val="19"/>
                <w:rPrChange w:id="495" w:author="Shane Gaither" w:date="2026-08-18T21:14:00Z" w16du:dateUtc="2026-08-19T02:14:00Z">
                  <w:rPr>
                    <w:sz w:val="19"/>
                    <w:highlight w:val="yellow"/>
                  </w:rPr>
                </w:rPrChange>
              </w:rPr>
              <w:t>What should I receive?</w:t>
            </w:r>
          </w:p>
        </w:tc>
        <w:tc>
          <w:tcPr>
            <w:tcW w:w="3120" w:type="dxa"/>
            <w:vAlign w:val="center"/>
          </w:tcPr>
          <w:p w14:paraId="148993F9" w14:textId="77777777" w:rsidR="00E51085" w:rsidRPr="00502838" w:rsidRDefault="00000000">
            <w:r w:rsidRPr="00502838">
              <w:rPr>
                <w:sz w:val="19"/>
                <w:rPrChange w:id="496" w:author="Shane Gaither" w:date="2026-08-18T21:14:00Z" w16du:dateUtc="2026-08-19T02:14:00Z">
                  <w:rPr>
                    <w:sz w:val="19"/>
                    <w:highlight w:val="yellow"/>
                  </w:rPr>
                </w:rPrChange>
              </w:rPr>
              <w:t>Return a numbered findings list.</w:t>
            </w:r>
          </w:p>
        </w:tc>
      </w:tr>
    </w:tbl>
    <w:p w14:paraId="4A3343A6" w14:textId="77777777" w:rsidR="00E51085" w:rsidRPr="00502838" w:rsidRDefault="00000000">
      <w:r w:rsidRPr="00502838">
        <w:rPr>
          <w:rPrChange w:id="497" w:author="Shane Gaither" w:date="2026-08-18T21:14:00Z" w16du:dateUtc="2026-08-19T02:14:00Z">
            <w:rPr>
              <w:color w:val="0000FF"/>
            </w:rPr>
          </w:rPrChange>
        </w:rPr>
        <w:t>As tasks become more consequential, complex, or hard to reverse, later sections in Volume 1 add stronger checks before execution. Volume 2 then deepens those same controls for recurring personal use. The simple request still scales because its basic logic does not change.</w:t>
      </w:r>
    </w:p>
    <w:p w14:paraId="2BB705C2" w14:textId="77777777" w:rsidR="00E51085" w:rsidRPr="00502838" w:rsidRDefault="00000000">
      <w:pPr>
        <w:pStyle w:val="Callout"/>
      </w:pPr>
      <w:r w:rsidRPr="00502838">
        <w:rPr>
          <w:b/>
          <w:rPrChange w:id="498" w:author="Shane Gaither" w:date="2026-08-18T21:14:00Z" w16du:dateUtc="2026-08-19T02:14:00Z">
            <w:rPr>
              <w:color w:val="0000FF"/>
              <w:highlight w:val="yellow"/>
            </w:rPr>
          </w:rPrChange>
        </w:rPr>
        <w:t>COMMON MISTAKE:</w:t>
      </w:r>
      <w:r w:rsidRPr="00502838">
        <w:rPr>
          <w:rPrChange w:id="499" w:author="Shane Gaither" w:date="2026-08-18T21:14:00Z" w16du:dateUtc="2026-08-19T02:14:00Z">
            <w:rPr>
              <w:color w:val="0000FF"/>
              <w:highlight w:val="yellow"/>
            </w:rPr>
          </w:rPrChange>
        </w:rPr>
        <w:t xml:space="preserve"> Treating request length as request quality. A long request can still be ambiguous. A short request can be excellent when its boundaries are clear.</w:t>
      </w:r>
    </w:p>
    <w:p w14:paraId="27649DC6" w14:textId="77777777" w:rsidR="00E51085" w:rsidRPr="00502838" w:rsidRDefault="00000000">
      <w:pPr>
        <w:pStyle w:val="Callout"/>
      </w:pPr>
      <w:r w:rsidRPr="00502838">
        <w:rPr>
          <w:b/>
          <w:rPrChange w:id="500" w:author="Shane Gaither" w:date="2026-08-18T21:14:00Z" w16du:dateUtc="2026-08-19T02:14:00Z">
            <w:rPr>
              <w:b/>
              <w:color w:val="0000FF"/>
            </w:rPr>
          </w:rPrChange>
        </w:rPr>
        <w:t>TIP AND TRICK:</w:t>
      </w:r>
      <w:r w:rsidRPr="00502838">
        <w:rPr>
          <w:rPrChange w:id="501" w:author="Shane Gaither" w:date="2026-08-18T21:14:00Z" w16du:dateUtc="2026-08-19T02:14:00Z">
            <w:rPr>
              <w:color w:val="0000FF"/>
            </w:rPr>
          </w:rPrChange>
        </w:rPr>
        <w:t xml:space="preserve"> If the answer is wrong, inspect what you asked for before piling on corrective messages. Sometimes the cleanest fix is to correct the original request and try again (see Prompt Rollback under Section 7.4, Recovering from a Bad Edit).</w:t>
      </w:r>
    </w:p>
    <w:p w14:paraId="5A05748B" w14:textId="77777777" w:rsidR="002578B5" w:rsidRPr="00502838" w:rsidRDefault="00000000">
      <w:pPr>
        <w:pStyle w:val="Heading2"/>
        <w:rPr>
          <w:color w:val="auto"/>
          <w:rPrChange w:id="502" w:author="Shane Gaither" w:date="2026-08-18T21:14:00Z" w16du:dateUtc="2026-08-19T02:14:00Z">
            <w:rPr/>
          </w:rPrChange>
        </w:rPr>
      </w:pPr>
      <w:r w:rsidRPr="00502838">
        <w:rPr>
          <w:color w:val="auto"/>
          <w:rPrChange w:id="503" w:author="Shane Gaither" w:date="2026-08-18T21:14:00Z" w16du:dateUtc="2026-08-19T02:14:00Z">
            <w:rPr>
              <w:color w:val="FF0000"/>
            </w:rPr>
          </w:rPrChange>
        </w:rPr>
        <w:lastRenderedPageBreak/>
        <w:t>1.6  ChatGPT Is More Than a Souped-Up “Google It”</w:t>
      </w:r>
    </w:p>
    <w:p w14:paraId="1E54DA81" w14:textId="77777777" w:rsidR="002578B5" w:rsidRPr="00502838" w:rsidRDefault="00000000">
      <w:pPr>
        <w:pStyle w:val="MainIdea"/>
      </w:pPr>
      <w:r w:rsidRPr="00502838">
        <w:rPr>
          <w:b/>
        </w:rPr>
        <w:t>“Main Idea: Search looks for information; augmentation uses ChatGPT or another AI assistant to expand your ability to inspect, compare, organize, question, draft, and test your own work while you keep the judgment.”</w:t>
      </w:r>
    </w:p>
    <w:p w14:paraId="384F50D1" w14:textId="77777777" w:rsidR="002578B5" w:rsidRPr="00502838" w:rsidRDefault="00000000">
      <w:r w:rsidRPr="00502838">
        <w:rPr>
          <w:rPrChange w:id="504" w:author="Shane Gaither" w:date="2026-08-18T21:14:00Z" w16du:dateUtc="2026-08-19T02:14:00Z">
            <w:rPr>
              <w:color w:val="0000FF"/>
            </w:rPr>
          </w:rPrChange>
        </w:rPr>
        <w:t>A search-engine style question usually asks, “What is the answer?” That is useful, and modern AI services can be very good at finding and explaining information. But stopping there uses only a small part of what an AI assistant can do.</w:t>
      </w:r>
    </w:p>
    <w:p w14:paraId="55DC467B" w14:textId="77777777" w:rsidR="002578B5" w:rsidRPr="00502838" w:rsidRDefault="00000000">
      <w:r w:rsidRPr="00502838">
        <w:rPr>
          <w:rPrChange w:id="505" w:author="Shane Gaither" w:date="2026-08-18T21:14:00Z" w16du:dateUtc="2026-08-19T02:14:00Z">
            <w:rPr>
              <w:color w:val="0000FF"/>
            </w:rPr>
          </w:rPrChange>
        </w:rPr>
        <w:t>Augmentation means bringing the AI assistant into the work itself. You give it what you want to accomplish, the background and files that matter, the limits you want it to respect, and your questions. Then you use follow-up messages to compare possibilities, find omissions, challenge assumptions, organize evidence, draft material, test instructions, and improve the result.</w:t>
      </w:r>
    </w:p>
    <w:p w14:paraId="7E88AD61" w14:textId="77777777" w:rsidR="002578B5" w:rsidRPr="00502838" w:rsidRDefault="00000000">
      <w:r w:rsidRPr="00502838">
        <w:rPr>
          <w:rPrChange w:id="506" w:author="Shane Gaither" w:date="2026-08-18T21:14:00Z" w16du:dateUtc="2026-08-19T02:14:00Z">
            <w:rPr>
              <w:color w:val="0000FF"/>
            </w:rPr>
          </w:rPrChange>
        </w:rPr>
        <w:t>The important boundary is that the AI assistant expands what you can inspect and think through; it cannot and should not be responsible for the consequences of its output. That responsibility remains with the user. You decide what matters, what evidence is trustworthy, what tradeoffs are acceptable, and what becomes final.</w:t>
      </w:r>
    </w:p>
    <w:p w14:paraId="5C705421" w14:textId="77777777" w:rsidR="002578B5" w:rsidRPr="00502838" w:rsidRDefault="00000000">
      <w:pPr>
        <w:pStyle w:val="Callout"/>
      </w:pPr>
      <w:r w:rsidRPr="00502838">
        <w:rPr>
          <w:rPrChange w:id="507" w:author="Shane Gaither" w:date="2026-08-18T21:14:00Z" w16du:dateUtc="2026-08-19T02:14:00Z">
            <w:rPr>
              <w:color w:val="0000FF"/>
            </w:rPr>
          </w:rPrChange>
        </w:rPr>
        <w:t>SEARCH-ENGINE USE: “What should a contractor quote include?”</w:t>
      </w:r>
    </w:p>
    <w:p w14:paraId="5C58536C" w14:textId="65BB2E88" w:rsidR="002578B5" w:rsidRPr="00502838" w:rsidRDefault="00000000">
      <w:pPr>
        <w:pStyle w:val="Callout"/>
      </w:pPr>
      <w:r w:rsidRPr="00502838">
        <w:rPr>
          <w:b/>
          <w:rPrChange w:id="508" w:author="Shane Gaither" w:date="2026-08-18T21:14:00Z" w16du:dateUtc="2026-08-19T02:14:00Z">
            <w:rPr>
              <w:b/>
              <w:color w:val="0000FF"/>
            </w:rPr>
          </w:rPrChange>
        </w:rPr>
        <w:t>EXAMPLE:</w:t>
      </w:r>
      <w:r w:rsidRPr="00502838">
        <w:rPr>
          <w:rPrChange w:id="509" w:author="Shane Gaither" w:date="2026-08-18T21:14:00Z" w16du:dateUtc="2026-08-19T02:14:00Z">
            <w:rPr>
              <w:color w:val="0000FF"/>
            </w:rPr>
          </w:rPrChange>
        </w:rPr>
        <w:t xml:space="preserve"> AUGMENTED USE — “Here are three contractor quotes. Compare them against the work</w:t>
      </w:r>
      <w:ins w:id="510" w:author="Shane Gaither" w:date="2026-08-18T21:19:00Z" w16du:dateUtc="2026-08-19T02:19:00Z">
        <w:r w:rsidR="00502838">
          <w:t xml:space="preserve"> I’ve defined (or define work here)</w:t>
        </w:r>
      </w:ins>
      <w:del w:id="511" w:author="Shane Gaither" w:date="2026-08-18T21:19:00Z" w16du:dateUtc="2026-08-19T02:19:00Z">
        <w:r w:rsidRPr="00502838" w:rsidDel="00502838">
          <w:rPr>
            <w:rPrChange w:id="512" w:author="Shane Gaither" w:date="2026-08-18T21:14:00Z" w16du:dateUtc="2026-08-19T02:14:00Z">
              <w:rPr>
                <w:color w:val="0000FF"/>
              </w:rPr>
            </w:rPrChange>
          </w:rPr>
          <w:delText xml:space="preserve"> I need done,</w:delText>
        </w:r>
      </w:del>
      <w:r w:rsidRPr="00502838">
        <w:rPr>
          <w:rPrChange w:id="513" w:author="Shane Gaither" w:date="2026-08-18T21:14:00Z" w16du:dateUtc="2026-08-19T02:14:00Z">
            <w:rPr>
              <w:color w:val="0000FF"/>
            </w:rPr>
          </w:rPrChange>
        </w:rPr>
        <w:t xml:space="preserve"> identify important gaps in what the quotes do and do not cover, tell me what has not been considered, and do not recommend a contractor yet.”</w:t>
      </w:r>
    </w:p>
    <w:p w14:paraId="4385437B" w14:textId="77777777" w:rsidR="002578B5" w:rsidRPr="00502838" w:rsidRDefault="00000000">
      <w:r w:rsidRPr="00502838">
        <w:rPr>
          <w:rPrChange w:id="514" w:author="Shane Gaither" w:date="2026-08-18T21:14:00Z" w16du:dateUtc="2026-08-19T02:14:00Z">
            <w:rPr>
              <w:color w:val="0000FF"/>
            </w:rPr>
          </w:rPrChange>
        </w:rPr>
        <w:t>The second request uses the AI assistant as a second set of eyes on a real decision. The user still makes the decision.</w:t>
      </w:r>
    </w:p>
    <w:p w14:paraId="6A7A9914" w14:textId="77777777" w:rsidR="002578B5" w:rsidRPr="00502838" w:rsidRDefault="00000000">
      <w:pPr>
        <w:pStyle w:val="Callout"/>
      </w:pPr>
      <w:r w:rsidRPr="00502838">
        <w:rPr>
          <w:b/>
          <w:rPrChange w:id="515" w:author="Shane Gaither" w:date="2026-08-18T21:14:00Z" w16du:dateUtc="2026-08-19T02:14:00Z">
            <w:rPr>
              <w:b/>
              <w:color w:val="0000FF"/>
            </w:rPr>
          </w:rPrChange>
        </w:rPr>
        <w:t>COMMON MISTAKE:</w:t>
      </w:r>
      <w:r w:rsidRPr="00502838">
        <w:rPr>
          <w:rPrChange w:id="516" w:author="Shane Gaither" w:date="2026-08-18T21:14:00Z" w16du:dateUtc="2026-08-19T02:14:00Z">
            <w:rPr>
              <w:color w:val="0000FF"/>
            </w:rPr>
          </w:rPrChange>
        </w:rPr>
        <w:t xml:space="preserve"> Asking the AI assistant to make an important choice for you when what you actually need is better information, clearer alternatives, or a stronger analysis.</w:t>
      </w:r>
    </w:p>
    <w:p w14:paraId="7C4F7478" w14:textId="77777777" w:rsidR="002578B5" w:rsidRPr="00502838" w:rsidRDefault="00000000">
      <w:pPr>
        <w:pStyle w:val="Callout"/>
      </w:pPr>
      <w:r w:rsidRPr="00502838">
        <w:rPr>
          <w:b/>
          <w:rPrChange w:id="517" w:author="Shane Gaither" w:date="2026-08-18T21:14:00Z" w16du:dateUtc="2026-08-19T02:14:00Z">
            <w:rPr>
              <w:b/>
              <w:color w:val="0000FF"/>
            </w:rPr>
          </w:rPrChange>
        </w:rPr>
        <w:t>TIP AND TRICK:</w:t>
      </w:r>
      <w:r w:rsidRPr="00502838">
        <w:rPr>
          <w:rPrChange w:id="518" w:author="Shane Gaither" w:date="2026-08-18T21:14:00Z" w16du:dateUtc="2026-08-19T02:14:00Z">
            <w:rPr>
              <w:color w:val="0000FF"/>
            </w:rPr>
          </w:rPrChange>
        </w:rPr>
        <w:t xml:space="preserve"> Ask the AI assistant to improve what you can see and evaluate before asking it for a recommendation.</w:t>
      </w:r>
    </w:p>
    <w:p w14:paraId="0F34287E" w14:textId="77777777" w:rsidR="00E51085" w:rsidRPr="00502838" w:rsidRDefault="00000000">
      <w:pPr>
        <w:pStyle w:val="Heading2"/>
        <w:rPr>
          <w:color w:val="auto"/>
          <w:rPrChange w:id="519" w:author="Shane Gaither" w:date="2026-08-18T21:14:00Z" w16du:dateUtc="2026-08-19T02:14:00Z">
            <w:rPr/>
          </w:rPrChange>
        </w:rPr>
      </w:pPr>
      <w:r w:rsidRPr="00502838">
        <w:rPr>
          <w:color w:val="auto"/>
          <w:rPrChange w:id="520" w:author="Shane Gaither" w:date="2026-08-18T21:14:00Z" w16du:dateUtc="2026-08-19T02:14:00Z">
            <w:rPr>
              <w:color w:val="0000FF"/>
              <w:highlight w:val="yellow"/>
            </w:rPr>
          </w:rPrChange>
        </w:rPr>
        <w:t>1.7  Five Beginner Workflows</w:t>
      </w:r>
    </w:p>
    <w:p w14:paraId="5F0217DA" w14:textId="77777777" w:rsidR="00E51085" w:rsidRPr="00502838" w:rsidRDefault="00000000">
      <w:pPr>
        <w:pStyle w:val="MainIdea"/>
      </w:pPr>
      <w:r w:rsidRPr="00502838">
        <w:rPr>
          <w:b/>
          <w:rPrChange w:id="521" w:author="Shane Gaither" w:date="2026-08-18T21:14:00Z" w16du:dateUtc="2026-08-19T02:14:00Z">
            <w:rPr>
              <w:b/>
              <w:color w:val="0000FF"/>
              <w:highlight w:val="yellow"/>
            </w:rPr>
          </w:rPrChange>
        </w:rPr>
        <w:t>“Main Idea: Practice the basic method on ordinary tasks before using it on consequential ones.”</w:t>
      </w:r>
    </w:p>
    <w:p w14:paraId="6E59FB3B" w14:textId="77777777" w:rsidR="00C3303E" w:rsidRPr="00502838" w:rsidRDefault="00000000">
      <w:r w:rsidRPr="00502838">
        <w:t>These five workflows are ordinary ways to practice the same basic method you have just learned. The task changes, but the pattern stays the same.</w:t>
      </w:r>
    </w:p>
    <w:p w14:paraId="0D07FC00" w14:textId="77777777" w:rsidR="00E51085" w:rsidRPr="00502838" w:rsidRDefault="00000000">
      <w:r w:rsidRPr="00502838">
        <w:rPr>
          <w:rPrChange w:id="522" w:author="Shane Gaither" w:date="2026-08-18T21:14:00Z" w16du:dateUtc="2026-08-19T02:14:00Z">
            <w:rPr>
              <w:highlight w:val="yellow"/>
            </w:rPr>
          </w:rPrChange>
        </w:rPr>
        <w:t>1. Explain: provide the material, name your current level, and ask for an explanation that stays inside the source.</w:t>
      </w:r>
    </w:p>
    <w:p w14:paraId="065B3F54" w14:textId="77777777" w:rsidR="00E51085" w:rsidRPr="00502838" w:rsidRDefault="00000000">
      <w:r w:rsidRPr="00502838">
        <w:rPr>
          <w:rPrChange w:id="523" w:author="Shane Gaither" w:date="2026-08-18T21:14:00Z" w16du:dateUtc="2026-08-19T02:14:00Z">
            <w:rPr>
              <w:highlight w:val="yellow"/>
            </w:rPr>
          </w:rPrChange>
        </w:rPr>
        <w:t>2. Summarize: state the intended use of the summary, the source, the length, and what must not be omitted.</w:t>
      </w:r>
    </w:p>
    <w:p w14:paraId="75993D3F" w14:textId="77777777" w:rsidR="00E51085" w:rsidRPr="00502838" w:rsidRDefault="00000000">
      <w:r w:rsidRPr="00502838">
        <w:rPr>
          <w:rPrChange w:id="524" w:author="Shane Gaither" w:date="2026-08-18T21:14:00Z" w16du:dateUtc="2026-08-19T02:14:00Z">
            <w:rPr>
              <w:highlight w:val="yellow"/>
            </w:rPr>
          </w:rPrChange>
        </w:rPr>
        <w:t>3. Draft: specify the audience, purpose, facts that must be included, and the tone. Review before sending.</w:t>
      </w:r>
    </w:p>
    <w:p w14:paraId="12CFA1E2" w14:textId="77777777" w:rsidR="00E51085" w:rsidRPr="00502838" w:rsidRDefault="00000000">
      <w:r w:rsidRPr="00502838">
        <w:rPr>
          <w:rPrChange w:id="525" w:author="Shane Gaither" w:date="2026-08-18T21:14:00Z" w16du:dateUtc="2026-08-19T02:14:00Z">
            <w:rPr>
              <w:highlight w:val="yellow"/>
            </w:rPr>
          </w:rPrChange>
        </w:rPr>
        <w:lastRenderedPageBreak/>
        <w:t>4. Compare: define the criteria before asking which option performs better. Separate factual comparison from preference.</w:t>
      </w:r>
    </w:p>
    <w:p w14:paraId="428228A7" w14:textId="78A6BBA4" w:rsidR="00E51085" w:rsidRPr="00502838" w:rsidRDefault="00000000">
      <w:r w:rsidRPr="00502838">
        <w:rPr>
          <w:rPrChange w:id="526" w:author="Shane Gaither" w:date="2026-08-18T21:14:00Z" w16du:dateUtc="2026-08-19T02:14:00Z">
            <w:rPr>
              <w:color w:val="0000FF"/>
              <w:highlight w:val="yellow"/>
            </w:rPr>
          </w:rPrChange>
        </w:rPr>
        <w:t>5. Plan: define the result, the limits, the resources available, and what is already decided. Ask what may have been missed before you act on the plan.</w:t>
      </w:r>
      <w:ins w:id="527" w:author="Shane Gaither" w:date="2026-08-18T21:22:00Z" w16du:dateUtc="2026-08-19T02:22:00Z">
        <w:r w:rsidR="00502838">
          <w:t xml:space="preserve"> Start with a “conceptual plan” and review before asking for a detailed plan.</w:t>
        </w:r>
      </w:ins>
    </w:p>
    <w:p w14:paraId="165E686F" w14:textId="77777777" w:rsidR="00E51085" w:rsidRPr="00502838" w:rsidRDefault="00000000">
      <w:r w:rsidRPr="00502838">
        <w:rPr>
          <w:rPrChange w:id="528" w:author="Shane Gaither" w:date="2026-08-18T21:14:00Z" w16du:dateUtc="2026-08-19T02:14:00Z">
            <w:rPr>
              <w:color w:val="0000FF"/>
              <w:highlight w:val="yellow"/>
            </w:rPr>
          </w:rPrChange>
        </w:rPr>
        <w:t>Each workflow uses the same spine: define the result, say what the assistant should and should not work on, check its understanding when needed, act, and verify what matters.</w:t>
      </w:r>
    </w:p>
    <w:p w14:paraId="3ED93507" w14:textId="77777777" w:rsidR="00026663" w:rsidRPr="00502838" w:rsidRDefault="00000000">
      <w:pPr>
        <w:pStyle w:val="Callout"/>
      </w:pPr>
      <w:r w:rsidRPr="00502838">
        <w:rPr>
          <w:b/>
          <w:rPrChange w:id="529" w:author="Shane Gaither" w:date="2026-08-18T21:14:00Z" w16du:dateUtc="2026-08-19T02:14:00Z">
            <w:rPr>
              <w:b/>
              <w:color w:val="0000FF"/>
            </w:rPr>
          </w:rPrChange>
        </w:rPr>
        <w:t>EXAMPLE:</w:t>
      </w:r>
      <w:r w:rsidRPr="00502838">
        <w:rPr>
          <w:rPrChange w:id="530" w:author="Shane Gaither" w:date="2026-08-18T21:14:00Z" w16du:dateUtc="2026-08-19T02:14:00Z">
            <w:rPr>
              <w:color w:val="0000FF"/>
            </w:rPr>
          </w:rPrChange>
        </w:rPr>
        <w:t xml:space="preserve"> Use one appliance manual for all five workflows: explain an unfamiliar term, summarize the maintenance instructions, draft a question for a repair shop, compare two replacement parts, and plan the next safe step.</w:t>
      </w:r>
    </w:p>
    <w:p w14:paraId="2DD42B0E" w14:textId="77777777" w:rsidR="00026663" w:rsidRPr="00502838" w:rsidRDefault="00000000">
      <w:pPr>
        <w:pStyle w:val="Callout"/>
      </w:pPr>
      <w:r w:rsidRPr="00502838">
        <w:rPr>
          <w:b/>
          <w:rPrChange w:id="531" w:author="Shane Gaither" w:date="2026-08-18T21:14:00Z" w16du:dateUtc="2026-08-19T02:14:00Z">
            <w:rPr>
              <w:b/>
              <w:color w:val="0000FF"/>
            </w:rPr>
          </w:rPrChange>
        </w:rPr>
        <w:t>COMMON MISTAKE:</w:t>
      </w:r>
      <w:r w:rsidRPr="00502838">
        <w:rPr>
          <w:rPrChange w:id="532" w:author="Shane Gaither" w:date="2026-08-18T21:14:00Z" w16du:dateUtc="2026-08-19T02:14:00Z">
            <w:rPr>
              <w:color w:val="0000FF"/>
            </w:rPr>
          </w:rPrChange>
        </w:rPr>
        <w:t xml:space="preserve"> Treating “explain,” “summarize,” “draft,” “compare,” or “plan” as a complete instruction without stating the result, source, limits, or important criteria.</w:t>
      </w:r>
    </w:p>
    <w:p w14:paraId="3F8485F0" w14:textId="77777777" w:rsidR="00026663" w:rsidRPr="00502838" w:rsidRDefault="00000000">
      <w:pPr>
        <w:pStyle w:val="Callout"/>
      </w:pPr>
      <w:r w:rsidRPr="00502838">
        <w:rPr>
          <w:b/>
          <w:rPrChange w:id="533" w:author="Shane Gaither" w:date="2026-08-18T21:14:00Z" w16du:dateUtc="2026-08-19T02:14:00Z">
            <w:rPr>
              <w:b/>
              <w:color w:val="0000FF"/>
            </w:rPr>
          </w:rPrChange>
        </w:rPr>
        <w:t>TIP AND TRICK:</w:t>
      </w:r>
      <w:r w:rsidRPr="00502838">
        <w:rPr>
          <w:rPrChange w:id="534" w:author="Shane Gaither" w:date="2026-08-18T21:14:00Z" w16du:dateUtc="2026-08-19T02:14:00Z">
            <w:rPr>
              <w:color w:val="0000FF"/>
            </w:rPr>
          </w:rPrChange>
        </w:rPr>
        <w:t xml:space="preserve"> Practice the five workflows on low-risk tasks until you can recognize which one fits the problem in front of you.</w:t>
      </w:r>
    </w:p>
    <w:p w14:paraId="5A131776" w14:textId="1E92F0D9" w:rsidR="00E51085" w:rsidRPr="00502838" w:rsidRDefault="00502838">
      <w:pPr>
        <w:pStyle w:val="Heading2"/>
        <w:rPr>
          <w:color w:val="auto"/>
        </w:rPr>
      </w:pPr>
      <w:r w:rsidRPr="00502838">
        <w:rPr>
          <w:color w:val="auto"/>
        </w:rPr>
        <w:t>1.8 Use</w:t>
      </w:r>
      <w:r w:rsidR="00000000" w:rsidRPr="00502838">
        <w:rPr>
          <w:color w:val="auto"/>
        </w:rPr>
        <w:t xml:space="preserve"> the AI as a Second Set of Eyes, </w:t>
      </w:r>
      <w:r w:rsidRPr="00502838">
        <w:rPr>
          <w:color w:val="auto"/>
        </w:rPr>
        <w:t>not</w:t>
      </w:r>
      <w:r w:rsidR="00000000" w:rsidRPr="00502838">
        <w:rPr>
          <w:color w:val="auto"/>
        </w:rPr>
        <w:t xml:space="preserve"> a Substitute for Judgment</w:t>
      </w:r>
    </w:p>
    <w:p w14:paraId="2977EA74" w14:textId="77777777" w:rsidR="00E51085" w:rsidRPr="00502838" w:rsidRDefault="00000000">
      <w:pPr>
        <w:pStyle w:val="MainIdea"/>
      </w:pPr>
      <w:r w:rsidRPr="00502838">
        <w:rPr>
          <w:b/>
          <w:rPrChange w:id="535" w:author="Shane Gaither" w:date="2026-08-18T21:14:00Z" w16du:dateUtc="2026-08-19T02:14:00Z">
            <w:rPr>
              <w:b/>
              <w:color w:val="0000FF"/>
              <w:highlight w:val="yellow"/>
            </w:rPr>
          </w:rPrChange>
        </w:rPr>
        <w:t>“Main Idea: Let the AI assistant expand what you can inspect, compare, draft, and test; keep the decision.”</w:t>
      </w:r>
    </w:p>
    <w:p w14:paraId="786A1CC9" w14:textId="77777777" w:rsidR="00E51085" w:rsidRPr="00502838" w:rsidRDefault="00000000">
      <w:r w:rsidRPr="00502838">
        <w:rPr>
          <w:rPrChange w:id="536" w:author="Shane Gaither" w:date="2026-08-18T21:14:00Z" w16du:dateUtc="2026-08-19T02:14:00Z">
            <w:rPr>
              <w:color w:val="0000FF"/>
              <w:highlight w:val="yellow"/>
            </w:rPr>
          </w:rPrChange>
        </w:rPr>
        <w:t>The strongest beginner use is augmentation. The AI assistant can summarize a long document, compare versions, surface omissions, draft alternatives, organize notes, explain unfamiliar material, and help test whether your instructions are complete. None of those jobs require you to surrender the final decision. You also remain responsible for whether and how you use the output and for the consequences of acting on it.</w:t>
      </w:r>
    </w:p>
    <w:p w14:paraId="19DF3126" w14:textId="77777777" w:rsidR="00E51085" w:rsidRPr="00502838" w:rsidRDefault="00000000">
      <w:r w:rsidRPr="00502838">
        <w:rPr>
          <w:rPrChange w:id="537" w:author="Shane Gaither" w:date="2026-08-18T21:14:00Z" w16du:dateUtc="2026-08-19T02:14:00Z">
            <w:rPr>
              <w:color w:val="0000FF"/>
              <w:highlight w:val="yellow"/>
            </w:rPr>
          </w:rPrChange>
        </w:rPr>
        <w:t>When the answer matters, ask what evidence supports it. When the assistant is working from a file you supplied, verify important claims against that file. When the result depends on current external facts, verify those facts from an appropriate source. When the task involves taste or values, remember that there may be no objective “correct” answer for the assistant to discover.</w:t>
      </w:r>
    </w:p>
    <w:p w14:paraId="226D4876" w14:textId="77777777" w:rsidR="00026663" w:rsidRPr="00502838" w:rsidRDefault="00000000">
      <w:pPr>
        <w:pStyle w:val="Callout"/>
      </w:pPr>
      <w:r w:rsidRPr="00502838">
        <w:rPr>
          <w:b/>
          <w:rPrChange w:id="538" w:author="Shane Gaither" w:date="2026-08-18T21:14:00Z" w16du:dateUtc="2026-08-19T02:14:00Z">
            <w:rPr>
              <w:b/>
              <w:color w:val="0000FF"/>
            </w:rPr>
          </w:rPrChange>
        </w:rPr>
        <w:t>EXAMPLE:</w:t>
      </w:r>
      <w:r w:rsidRPr="00502838">
        <w:rPr>
          <w:rPrChange w:id="539" w:author="Shane Gaither" w:date="2026-08-18T21:14:00Z" w16du:dateUtc="2026-08-19T02:14:00Z">
            <w:rPr>
              <w:color w:val="0000FF"/>
            </w:rPr>
          </w:rPrChange>
        </w:rPr>
        <w:t xml:space="preserve"> Ask the assistant to compare two contractor quotes, identify missing information, and show what evidence supports each difference; then make the contractor decision yourself.</w:t>
      </w:r>
    </w:p>
    <w:p w14:paraId="55819F8C" w14:textId="77777777" w:rsidR="00E51085" w:rsidRPr="00502838" w:rsidRDefault="00000000">
      <w:pPr>
        <w:pStyle w:val="Callout"/>
      </w:pPr>
      <w:r w:rsidRPr="00502838">
        <w:rPr>
          <w:b/>
          <w:rPrChange w:id="540" w:author="Shane Gaither" w:date="2026-08-18T21:14:00Z" w16du:dateUtc="2026-08-19T02:14:00Z">
            <w:rPr>
              <w:b/>
              <w:color w:val="0000FF"/>
              <w:highlight w:val="yellow"/>
            </w:rPr>
          </w:rPrChange>
        </w:rPr>
        <w:t>COMMON MISTAKE:</w:t>
      </w:r>
      <w:r w:rsidRPr="00502838">
        <w:rPr>
          <w:rPrChange w:id="541" w:author="Shane Gaither" w:date="2026-08-18T21:14:00Z" w16du:dateUtc="2026-08-19T02:14:00Z">
            <w:rPr>
              <w:color w:val="0000FF"/>
              <w:highlight w:val="yellow"/>
            </w:rPr>
          </w:rPrChange>
        </w:rPr>
        <w:t xml:space="preserve"> Asking the AI assistant which choice you should make and treating its confidence as evidence. Confidence in wording is not evidence of correctness.</w:t>
      </w:r>
    </w:p>
    <w:p w14:paraId="68D29F0A" w14:textId="77777777" w:rsidR="00E51085" w:rsidRPr="00502838" w:rsidRDefault="00000000">
      <w:pPr>
        <w:pStyle w:val="Callout"/>
      </w:pPr>
      <w:r w:rsidRPr="00502838">
        <w:rPr>
          <w:b/>
          <w:rPrChange w:id="542" w:author="Shane Gaither" w:date="2026-08-18T21:14:00Z" w16du:dateUtc="2026-08-19T02:14:00Z">
            <w:rPr>
              <w:b/>
              <w:color w:val="0000FF"/>
              <w:highlight w:val="yellow"/>
            </w:rPr>
          </w:rPrChange>
        </w:rPr>
        <w:t>TIP AND TRICK:</w:t>
      </w:r>
      <w:r w:rsidRPr="00502838">
        <w:rPr>
          <w:rPrChange w:id="543" w:author="Shane Gaither" w:date="2026-08-18T21:14:00Z" w16du:dateUtc="2026-08-19T02:14:00Z">
            <w:rPr>
              <w:color w:val="0000FF"/>
              <w:highlight w:val="yellow"/>
            </w:rPr>
          </w:rPrChange>
        </w:rPr>
        <w:t xml:space="preserve"> Ask the assistant to improve the information available to you, then make the consequential decision yourself.</w:t>
      </w:r>
    </w:p>
    <w:p w14:paraId="732C3306" w14:textId="77777777" w:rsidR="00C073A1" w:rsidRPr="00502838" w:rsidRDefault="00000000">
      <w:pPr>
        <w:pStyle w:val="Heading1"/>
        <w:rPr>
          <w:color w:val="auto"/>
          <w:rPrChange w:id="544" w:author="Shane Gaither" w:date="2026-08-18T21:14:00Z" w16du:dateUtc="2026-08-19T02:14:00Z">
            <w:rPr/>
          </w:rPrChange>
        </w:rPr>
      </w:pPr>
      <w:r w:rsidRPr="00502838">
        <w:rPr>
          <w:color w:val="auto"/>
          <w:rPrChange w:id="545" w:author="Shane Gaither" w:date="2026-08-18T21:14:00Z" w16du:dateUtc="2026-08-19T02:14:00Z">
            <w:rPr>
              <w:color w:val="FF0000"/>
            </w:rPr>
          </w:rPrChange>
        </w:rPr>
        <w:t>PART II — UNDERSTAND WHAT JUST HAPPENED</w:t>
      </w:r>
    </w:p>
    <w:p w14:paraId="01AE58B5" w14:textId="77777777" w:rsidR="00C073A1" w:rsidRPr="00502838" w:rsidRDefault="00000000">
      <w:r w:rsidRPr="00502838">
        <w:rPr>
          <w:rPrChange w:id="546" w:author="Shane Gaither" w:date="2026-08-18T21:14:00Z" w16du:dateUtc="2026-08-19T02:14:00Z">
            <w:rPr>
              <w:color w:val="0000FF"/>
            </w:rPr>
          </w:rPrChange>
        </w:rPr>
        <w:t>You have already used the tool. Now learn the few terms that explain what just happened and make the later controls easier to understand.</w:t>
      </w:r>
    </w:p>
    <w:p w14:paraId="188DBE0C" w14:textId="77777777" w:rsidR="002578B5" w:rsidRPr="00502838" w:rsidRDefault="00000000">
      <w:pPr>
        <w:pStyle w:val="Heading2"/>
        <w:rPr>
          <w:color w:val="auto"/>
          <w:rPrChange w:id="547" w:author="Shane Gaither" w:date="2026-08-18T21:14:00Z" w16du:dateUtc="2026-08-19T02:14:00Z">
            <w:rPr/>
          </w:rPrChange>
        </w:rPr>
      </w:pPr>
      <w:r w:rsidRPr="00502838">
        <w:rPr>
          <w:color w:val="auto"/>
          <w:rPrChange w:id="548" w:author="Shane Gaither" w:date="2026-08-18T21:14:00Z" w16du:dateUtc="2026-08-19T02:14:00Z">
            <w:rPr>
              <w:color w:val="0000FF"/>
              <w:highlight w:val="yellow"/>
            </w:rPr>
          </w:rPrChange>
        </w:rPr>
        <w:lastRenderedPageBreak/>
        <w:t>2.1  Understand What an LLM Is — and What It Is Not</w:t>
      </w:r>
    </w:p>
    <w:p w14:paraId="10C07EDF" w14:textId="77777777" w:rsidR="002578B5" w:rsidRPr="00502838" w:rsidRDefault="00000000">
      <w:pPr>
        <w:pStyle w:val="MainIdea"/>
      </w:pPr>
      <w:r w:rsidRPr="00502838">
        <w:rPr>
          <w:b/>
          <w:rPrChange w:id="549" w:author="Shane Gaither" w:date="2026-08-18T21:14:00Z" w16du:dateUtc="2026-08-19T02:14:00Z">
            <w:rPr>
              <w:b/>
              <w:color w:val="0000FF"/>
              <w:highlight w:val="yellow"/>
            </w:rPr>
          </w:rPrChange>
        </w:rPr>
        <w:t>“Main Idea: An LLM is a language-and-reasoning tool that can work with information, but a confident answer is not the same as a verified fact.”</w:t>
      </w:r>
    </w:p>
    <w:p w14:paraId="43CFF772" w14:textId="77777777" w:rsidR="002578B5" w:rsidRPr="00502838" w:rsidRDefault="00000000">
      <w:r w:rsidRPr="00502838">
        <w:rPr>
          <w:rPrChange w:id="550" w:author="Shane Gaither" w:date="2026-08-18T21:14:00Z" w16du:dateUtc="2026-08-19T02:14:00Z">
            <w:rPr>
              <w:color w:val="0000FF"/>
              <w:highlight w:val="yellow"/>
            </w:rPr>
          </w:rPrChange>
        </w:rPr>
        <w:t>LLM stands for large language model. In plain English, it is an AI system trained on enormous amounts of language and other data so it can understand instructions, generate responses, compare information, explain ideas, and help work through problems.</w:t>
      </w:r>
    </w:p>
    <w:p w14:paraId="1C54A05D" w14:textId="77777777" w:rsidR="002578B5" w:rsidRPr="00502838" w:rsidRDefault="00000000">
      <w:r w:rsidRPr="00502838">
        <w:rPr>
          <w:rPrChange w:id="551" w:author="Shane Gaither" w:date="2026-08-18T21:14:00Z" w16du:dateUtc="2026-08-19T02:14:00Z">
            <w:rPr>
              <w:color w:val="0000FF"/>
              <w:highlight w:val="yellow"/>
            </w:rPr>
          </w:rPrChange>
        </w:rPr>
        <w:t>It is not a person, and it does not know things in the same way a person does. It can produce an answer that sounds certain even when the answer is wrong, incomplete, or based on a bad assumption. That is why this manual repeatedly separates useful assistance from evidence and final human judgment.</w:t>
      </w:r>
    </w:p>
    <w:p w14:paraId="7598E25A" w14:textId="77777777" w:rsidR="002578B5" w:rsidRPr="00502838" w:rsidRDefault="00000000">
      <w:r w:rsidRPr="00502838">
        <w:rPr>
          <w:rPrChange w:id="552" w:author="Shane Gaither" w:date="2026-08-18T21:14:00Z" w16du:dateUtc="2026-08-19T02:14:00Z">
            <w:rPr>
              <w:color w:val="0000FF"/>
              <w:highlight w:val="yellow"/>
            </w:rPr>
          </w:rPrChange>
        </w:rPr>
        <w:t>Some LLM services can also search the web, read files, create images, run code, use connected apps, or perform other tool-based actions. Those tools expand what the service can do; they do not make every response automatically correct.</w:t>
      </w:r>
    </w:p>
    <w:p w14:paraId="05309D58" w14:textId="77777777" w:rsidR="002578B5" w:rsidRPr="00502838" w:rsidRDefault="00000000">
      <w:pPr>
        <w:pStyle w:val="Callout"/>
      </w:pPr>
      <w:r w:rsidRPr="00502838">
        <w:rPr>
          <w:b/>
          <w:rPrChange w:id="553" w:author="Shane Gaither" w:date="2026-08-18T21:14:00Z" w16du:dateUtc="2026-08-19T02:14:00Z">
            <w:rPr>
              <w:b/>
              <w:color w:val="0000FF"/>
              <w:highlight w:val="yellow"/>
            </w:rPr>
          </w:rPrChange>
        </w:rPr>
        <w:t>EXAMPLE:</w:t>
      </w:r>
      <w:r w:rsidRPr="00502838">
        <w:rPr>
          <w:rPrChange w:id="554" w:author="Shane Gaither" w:date="2026-08-18T21:14:00Z" w16du:dateUtc="2026-08-19T02:14:00Z">
            <w:rPr>
              <w:color w:val="0000FF"/>
              <w:highlight w:val="yellow"/>
            </w:rPr>
          </w:rPrChange>
        </w:rPr>
        <w:t xml:space="preserve"> An LLM can explain a contract clause in plain English and identify questions you may want to ask. It should not be treated as proof of what the law requires or as a substitute for the actual contract and qualified advice when the stakes are high.</w:t>
      </w:r>
    </w:p>
    <w:p w14:paraId="3510FC2E" w14:textId="77777777" w:rsidR="002578B5" w:rsidRPr="00502838" w:rsidRDefault="00000000">
      <w:pPr>
        <w:pStyle w:val="Callout"/>
      </w:pPr>
      <w:r w:rsidRPr="00502838">
        <w:rPr>
          <w:b/>
          <w:rPrChange w:id="555" w:author="Shane Gaither" w:date="2026-08-18T21:14:00Z" w16du:dateUtc="2026-08-19T02:14:00Z">
            <w:rPr>
              <w:b/>
              <w:color w:val="0000FF"/>
              <w:highlight w:val="yellow"/>
            </w:rPr>
          </w:rPrChange>
        </w:rPr>
        <w:t>COMMON MISTAKE:</w:t>
      </w:r>
      <w:r w:rsidRPr="00502838">
        <w:rPr>
          <w:rPrChange w:id="556" w:author="Shane Gaither" w:date="2026-08-18T21:14:00Z" w16du:dateUtc="2026-08-19T02:14:00Z">
            <w:rPr>
              <w:color w:val="0000FF"/>
              <w:highlight w:val="yellow"/>
            </w:rPr>
          </w:rPrChange>
        </w:rPr>
        <w:t xml:space="preserve"> Judging correctness by how polished or confident the answer sounds.</w:t>
      </w:r>
    </w:p>
    <w:p w14:paraId="67A747ED" w14:textId="77777777" w:rsidR="002578B5" w:rsidRPr="00502838" w:rsidRDefault="00000000">
      <w:pPr>
        <w:pStyle w:val="Callout"/>
      </w:pPr>
      <w:r w:rsidRPr="00502838">
        <w:rPr>
          <w:b/>
          <w:rPrChange w:id="557" w:author="Shane Gaither" w:date="2026-08-18T21:14:00Z" w16du:dateUtc="2026-08-19T02:14:00Z">
            <w:rPr>
              <w:b/>
              <w:color w:val="0000FF"/>
              <w:highlight w:val="yellow"/>
            </w:rPr>
          </w:rPrChange>
        </w:rPr>
        <w:t>TIP AND TRICK:</w:t>
      </w:r>
      <w:r w:rsidRPr="00502838">
        <w:rPr>
          <w:rPrChange w:id="558" w:author="Shane Gaither" w:date="2026-08-18T21:14:00Z" w16du:dateUtc="2026-08-19T02:14:00Z">
            <w:rPr>
              <w:color w:val="0000FF"/>
              <w:highlight w:val="yellow"/>
            </w:rPr>
          </w:rPrChange>
        </w:rPr>
        <w:t xml:space="preserve"> Treat fluency as communication quality, not as evidence.</w:t>
      </w:r>
    </w:p>
    <w:p w14:paraId="177F396C" w14:textId="77777777" w:rsidR="002578B5" w:rsidRPr="00502838" w:rsidRDefault="00000000">
      <w:pPr>
        <w:pStyle w:val="Heading2"/>
        <w:rPr>
          <w:color w:val="auto"/>
          <w:rPrChange w:id="559" w:author="Shane Gaither" w:date="2026-08-18T21:14:00Z" w16du:dateUtc="2026-08-19T02:14:00Z">
            <w:rPr/>
          </w:rPrChange>
        </w:rPr>
      </w:pPr>
      <w:r w:rsidRPr="00502838">
        <w:rPr>
          <w:color w:val="auto"/>
          <w:rPrChange w:id="560" w:author="Shane Gaither" w:date="2026-08-18T21:14:00Z" w16du:dateUtc="2026-08-19T02:14:00Z">
            <w:rPr>
              <w:color w:val="0000FF"/>
            </w:rPr>
          </w:rPrChange>
        </w:rPr>
        <w:t>2.2  Learn the Basic Pieces of an LLM Conversation</w:t>
      </w:r>
    </w:p>
    <w:p w14:paraId="06CAB469" w14:textId="77777777" w:rsidR="002578B5" w:rsidRPr="00502838" w:rsidRDefault="00000000">
      <w:pPr>
        <w:pStyle w:val="MainIdea"/>
      </w:pPr>
      <w:r w:rsidRPr="00502838">
        <w:rPr>
          <w:b/>
          <w:rPrChange w:id="561" w:author="Shane Gaither" w:date="2026-08-18T21:14:00Z" w16du:dateUtc="2026-08-19T02:14:00Z">
            <w:rPr>
              <w:b/>
              <w:color w:val="0000FF"/>
            </w:rPr>
          </w:rPrChange>
        </w:rPr>
        <w:t>“Main Idea: Learn the few basic words that describe what is happening before adding workflow controls.”</w:t>
      </w:r>
    </w:p>
    <w:p w14:paraId="2977E142" w14:textId="77777777" w:rsidR="002578B5" w:rsidRPr="00502838" w:rsidRDefault="00000000">
      <w:r w:rsidRPr="00502838">
        <w:rPr>
          <w:rPrChange w:id="562" w:author="Shane Gaither" w:date="2026-08-18T21:14:00Z" w16du:dateUtc="2026-08-19T02:14:00Z">
            <w:rPr>
              <w:color w:val="0000FF"/>
            </w:rPr>
          </w:rPrChange>
        </w:rPr>
        <w:t>Prompt or message: What you send to the LLM. It can be a question, instruction, file, image, or combination of these.</w:t>
      </w:r>
    </w:p>
    <w:p w14:paraId="770974E5" w14:textId="77777777" w:rsidR="002578B5" w:rsidRPr="00502838" w:rsidRDefault="00000000">
      <w:r w:rsidRPr="00502838">
        <w:rPr>
          <w:rPrChange w:id="563" w:author="Shane Gaither" w:date="2026-08-18T21:14:00Z" w16du:dateUtc="2026-08-19T02:14:00Z">
            <w:rPr>
              <w:color w:val="0000FF"/>
            </w:rPr>
          </w:rPrChange>
        </w:rPr>
        <w:t>Response: What the LLM sends back.</w:t>
      </w:r>
    </w:p>
    <w:p w14:paraId="40D65FD1" w14:textId="77777777" w:rsidR="002578B5" w:rsidRPr="00502838" w:rsidRDefault="00000000">
      <w:r w:rsidRPr="00502838">
        <w:rPr>
          <w:rPrChange w:id="564" w:author="Shane Gaither" w:date="2026-08-18T21:14:00Z" w16du:dateUtc="2026-08-19T02:14:00Z">
            <w:rPr>
              <w:color w:val="0000FF"/>
            </w:rPr>
          </w:rPrChange>
        </w:rPr>
        <w:t>Turn: One exchange — your message and the LLM's response.</w:t>
      </w:r>
    </w:p>
    <w:p w14:paraId="7B269AAE" w14:textId="77777777" w:rsidR="002578B5" w:rsidRPr="00502838" w:rsidRDefault="00000000">
      <w:r w:rsidRPr="00502838">
        <w:rPr>
          <w:rPrChange w:id="565" w:author="Shane Gaither" w:date="2026-08-18T21:14:00Z" w16du:dateUtc="2026-08-19T02:14:00Z">
            <w:rPr>
              <w:color w:val="0000FF"/>
            </w:rPr>
          </w:rPrChange>
        </w:rPr>
        <w:t>Chat, conversation, or thread: A sequence of turns kept together in one conversation. Different services use different names for essentially the same idea.</w:t>
      </w:r>
    </w:p>
    <w:p w14:paraId="1309098A" w14:textId="77777777" w:rsidR="002578B5" w:rsidRPr="00502838" w:rsidRDefault="00000000">
      <w:r w:rsidRPr="00502838">
        <w:rPr>
          <w:rPrChange w:id="566" w:author="Shane Gaither" w:date="2026-08-18T21:14:00Z" w16du:dateUtc="2026-08-19T02:14:00Z">
            <w:rPr>
              <w:color w:val="0000FF"/>
            </w:rPr>
          </w:rPrChange>
        </w:rPr>
        <w:t>Session: The period in which you are actively working on one body of work. A session may be one short chat or a long stretch of work. “Session” is a practical workflow term; not every provider uses it as a product label.</w:t>
      </w:r>
    </w:p>
    <w:p w14:paraId="5CBF9E37" w14:textId="77777777" w:rsidR="002578B5" w:rsidRPr="00502838" w:rsidRDefault="00000000">
      <w:r w:rsidRPr="00502838">
        <w:rPr>
          <w:rPrChange w:id="567" w:author="Shane Gaither" w:date="2026-08-18T21:14:00Z" w16du:dateUtc="2026-08-19T02:14:00Z">
            <w:rPr>
              <w:color w:val="0000FF"/>
            </w:rPr>
          </w:rPrChange>
        </w:rPr>
        <w:t>Model: The AI engine producing the response. A service may let you choose among several models, or it may choose automatically.</w:t>
      </w:r>
    </w:p>
    <w:p w14:paraId="3E258ED4" w14:textId="77777777" w:rsidR="002578B5" w:rsidRPr="00502838" w:rsidRDefault="00000000">
      <w:pPr>
        <w:pStyle w:val="Callout"/>
      </w:pPr>
      <w:r w:rsidRPr="00502838">
        <w:rPr>
          <w:b/>
          <w:rPrChange w:id="568" w:author="Shane Gaither" w:date="2026-08-18T21:14:00Z" w16du:dateUtc="2026-08-19T02:14:00Z">
            <w:rPr>
              <w:b/>
              <w:color w:val="0000FF"/>
            </w:rPr>
          </w:rPrChange>
        </w:rPr>
        <w:t>EXAMPLE:</w:t>
      </w:r>
      <w:r w:rsidRPr="00502838">
        <w:rPr>
          <w:rPrChange w:id="569" w:author="Shane Gaither" w:date="2026-08-18T21:14:00Z" w16du:dateUtc="2026-08-19T02:14:00Z">
            <w:rPr>
              <w:color w:val="0000FF"/>
            </w:rPr>
          </w:rPrChange>
        </w:rPr>
        <w:t xml:space="preserve"> You ask, “Summarize this email in three bullets.” That message and the answer are one turn. You then ask, “Now draft a reply.” That is a second turn in the same chat.</w:t>
      </w:r>
    </w:p>
    <w:p w14:paraId="41E5359B" w14:textId="77777777" w:rsidR="002578B5" w:rsidRPr="00502838" w:rsidRDefault="00000000">
      <w:pPr>
        <w:pStyle w:val="Callout"/>
      </w:pPr>
      <w:r w:rsidRPr="00502838">
        <w:rPr>
          <w:b/>
          <w:rPrChange w:id="570" w:author="Shane Gaither" w:date="2026-08-18T21:14:00Z" w16du:dateUtc="2026-08-19T02:14:00Z">
            <w:rPr>
              <w:b/>
              <w:color w:val="0000FF"/>
            </w:rPr>
          </w:rPrChange>
        </w:rPr>
        <w:t>COMMON MISTAKE:</w:t>
      </w:r>
      <w:r w:rsidRPr="00502838">
        <w:rPr>
          <w:rPrChange w:id="571" w:author="Shane Gaither" w:date="2026-08-18T21:14:00Z" w16du:dateUtc="2026-08-19T02:14:00Z">
            <w:rPr>
              <w:color w:val="0000FF"/>
            </w:rPr>
          </w:rPrChange>
        </w:rPr>
        <w:t xml:space="preserve"> Starting an unrelated task in the same chat because opening a new one feels unnecessary. Unrelated material makes the working context harder to control.</w:t>
      </w:r>
    </w:p>
    <w:p w14:paraId="114645F1" w14:textId="77777777" w:rsidR="002578B5" w:rsidRPr="00502838" w:rsidRDefault="00000000">
      <w:pPr>
        <w:pStyle w:val="Callout"/>
      </w:pPr>
      <w:r w:rsidRPr="00502838">
        <w:rPr>
          <w:b/>
          <w:rPrChange w:id="572" w:author="Shane Gaither" w:date="2026-08-18T21:14:00Z" w16du:dateUtc="2026-08-19T02:14:00Z">
            <w:rPr>
              <w:b/>
              <w:color w:val="0000FF"/>
            </w:rPr>
          </w:rPrChange>
        </w:rPr>
        <w:t>TIP AND TRICK:</w:t>
      </w:r>
      <w:r w:rsidRPr="00502838">
        <w:rPr>
          <w:rPrChange w:id="573" w:author="Shane Gaither" w:date="2026-08-18T21:14:00Z" w16du:dateUtc="2026-08-19T02:14:00Z">
            <w:rPr>
              <w:color w:val="0000FF"/>
            </w:rPr>
          </w:rPrChange>
        </w:rPr>
        <w:t xml:space="preserve"> Start a new chat when the body of work changes.</w:t>
      </w:r>
    </w:p>
    <w:p w14:paraId="4FF5DEBB" w14:textId="77777777" w:rsidR="002578B5" w:rsidRPr="00502838" w:rsidRDefault="00000000">
      <w:pPr>
        <w:pStyle w:val="Heading2"/>
        <w:rPr>
          <w:color w:val="auto"/>
          <w:rPrChange w:id="574" w:author="Shane Gaither" w:date="2026-08-18T21:14:00Z" w16du:dateUtc="2026-08-19T02:14:00Z">
            <w:rPr/>
          </w:rPrChange>
        </w:rPr>
      </w:pPr>
      <w:commentRangeStart w:id="575"/>
      <w:r w:rsidRPr="00502838">
        <w:rPr>
          <w:color w:val="auto"/>
          <w:rPrChange w:id="576" w:author="Shane Gaither" w:date="2026-08-18T21:14:00Z" w16du:dateUtc="2026-08-19T02:14:00Z">
            <w:rPr>
              <w:color w:val="0000FF"/>
            </w:rPr>
          </w:rPrChange>
        </w:rPr>
        <w:lastRenderedPageBreak/>
        <w:t xml:space="preserve">2.3  Understand </w:t>
      </w:r>
      <w:commentRangeEnd w:id="575"/>
      <w:r w:rsidR="00184AA9" w:rsidRPr="00502838">
        <w:rPr>
          <w:rStyle w:val="CommentReference"/>
          <w:color w:val="auto"/>
          <w:sz w:val="28"/>
          <w:szCs w:val="26"/>
          <w:rPrChange w:id="577" w:author="Shane Gaither" w:date="2026-08-18T21:14:00Z" w16du:dateUtc="2026-08-19T02:14:00Z">
            <w:rPr>
              <w:rStyle w:val="CommentReference"/>
              <w:color w:val="0000FF"/>
              <w:sz w:val="28"/>
              <w:szCs w:val="26"/>
            </w:rPr>
          </w:rPrChange>
        </w:rPr>
        <w:commentReference w:id="575"/>
      </w:r>
      <w:r w:rsidRPr="00502838">
        <w:rPr>
          <w:color w:val="auto"/>
          <w:rPrChange w:id="578" w:author="Shane Gaither" w:date="2026-08-18T21:14:00Z" w16du:dateUtc="2026-08-19T02:14:00Z">
            <w:rPr>
              <w:color w:val="0000FF"/>
            </w:rPr>
          </w:rPrChange>
        </w:rPr>
        <w:t>Context Before You Rely on It</w:t>
      </w:r>
    </w:p>
    <w:p w14:paraId="266E7DE8" w14:textId="5FC330D3" w:rsidR="002578B5" w:rsidRPr="00502838" w:rsidRDefault="00000000">
      <w:pPr>
        <w:pStyle w:val="MainIdea"/>
      </w:pPr>
      <w:r w:rsidRPr="00502838">
        <w:rPr>
          <w:b/>
          <w:rPrChange w:id="579" w:author="Shane Gaither" w:date="2026-08-18T21:14:00Z" w16du:dateUtc="2026-08-19T02:14:00Z">
            <w:rPr>
              <w:b/>
              <w:color w:val="0000FF"/>
            </w:rPr>
          </w:rPrChange>
        </w:rPr>
        <w:t>“Main Idea: Context is the information available to the LLM for the current response; it is useful working material, not perfect memory.</w:t>
      </w:r>
      <w:ins w:id="580" w:author="Shane Gaither" w:date="2026-08-18T21:31:00Z" w16du:dateUtc="2026-08-19T02:31:00Z">
        <w:r w:rsidR="00184AA9">
          <w:rPr>
            <w:b/>
          </w:rPr>
          <w:t xml:space="preserve"> It comes from </w:t>
        </w:r>
      </w:ins>
      <w:ins w:id="581" w:author="Shane Gaither" w:date="2026-08-18T21:32:00Z" w16du:dateUtc="2026-08-19T02:32:00Z">
        <w:r w:rsidR="00184AA9">
          <w:rPr>
            <w:b/>
          </w:rPr>
          <w:t>the current sessions “turns”</w:t>
        </w:r>
      </w:ins>
      <w:r w:rsidRPr="00502838">
        <w:rPr>
          <w:b/>
          <w:rPrChange w:id="582" w:author="Shane Gaither" w:date="2026-08-18T21:14:00Z" w16du:dateUtc="2026-08-19T02:14:00Z">
            <w:rPr>
              <w:b/>
              <w:color w:val="0000FF"/>
            </w:rPr>
          </w:rPrChange>
        </w:rPr>
        <w:t>”</w:t>
      </w:r>
    </w:p>
    <w:p w14:paraId="77E0FC2D" w14:textId="77777777" w:rsidR="002578B5" w:rsidRPr="00502838" w:rsidRDefault="00000000">
      <w:r w:rsidRPr="00502838">
        <w:rPr>
          <w:rPrChange w:id="583" w:author="Shane Gaither" w:date="2026-08-18T21:14:00Z" w16du:dateUtc="2026-08-19T02:14:00Z">
            <w:rPr>
              <w:color w:val="0000FF"/>
            </w:rPr>
          </w:rPrChange>
        </w:rPr>
        <w:t>Context is the information the LLM can use while answering you. At minimum, that usually includes the current chat. Depending on the service and your settings, it may also include uploaded files, saved memory, project material, connected apps, or information retrieved with tools.</w:t>
      </w:r>
    </w:p>
    <w:p w14:paraId="0D3754D2" w14:textId="77777777" w:rsidR="00C073A1" w:rsidRPr="00502838" w:rsidRDefault="00000000">
      <w:r w:rsidRPr="00502838">
        <w:rPr>
          <w:rPrChange w:id="584" w:author="Shane Gaither" w:date="2026-08-18T21:14:00Z" w16du:dateUtc="2026-08-19T02:14:00Z">
            <w:rPr>
              <w:color w:val="0000FF"/>
            </w:rPr>
          </w:rPrChange>
        </w:rPr>
        <w:t>A long chat can begin showing practical warning signs before you know the technical reason: responses may take noticeably longer, earlier decisions may be confused, or you may have to restate information the LLM previously handled correctly. When several of those signs appear together, save the important state and consider starting a fresh chat before the confusion compounds.</w:t>
      </w:r>
    </w:p>
    <w:p w14:paraId="1EBDA32E" w14:textId="77777777" w:rsidR="00C073A1" w:rsidRPr="00502838" w:rsidRDefault="00000000">
      <w:pPr>
        <w:pStyle w:val="Callout"/>
      </w:pPr>
      <w:r w:rsidRPr="00502838">
        <w:rPr>
          <w:b/>
          <w:rPrChange w:id="585" w:author="Shane Gaither" w:date="2026-08-18T21:14:00Z" w16du:dateUtc="2026-08-19T02:14:00Z">
            <w:rPr>
              <w:b/>
              <w:color w:val="FF0000"/>
            </w:rPr>
          </w:rPrChange>
        </w:rPr>
        <w:t xml:space="preserve">AUTHOR'S PRACTICAL CUE: </w:t>
      </w:r>
      <w:r w:rsidRPr="00502838">
        <w:rPr>
          <w:rPrChange w:id="586" w:author="Shane Gaither" w:date="2026-08-18T21:14:00Z" w16du:dateUtc="2026-08-19T02:14:00Z">
            <w:rPr>
              <w:color w:val="FF0000"/>
            </w:rPr>
          </w:rPrChange>
        </w:rPr>
        <w:t>I first learned to recognize context pressure from response lag. In the current ChatGPT interface, I can also see the context indicator</w:t>
      </w:r>
      <w:r w:rsidR="00F96321" w:rsidRPr="00502838">
        <w:rPr>
          <w:rPrChange w:id="587" w:author="Shane Gaither" w:date="2026-08-18T21:14:00Z" w16du:dateUtc="2026-08-19T02:14:00Z">
            <w:rPr>
              <w:color w:val="FF0000"/>
            </w:rPr>
          </w:rPrChange>
        </w:rPr>
        <w:t xml:space="preserve"> (scroll </w:t>
      </w:r>
      <w:r w:rsidR="00F719EA" w:rsidRPr="00502838">
        <w:rPr>
          <w:rPrChange w:id="588" w:author="Shane Gaither" w:date="2026-08-18T21:14:00Z" w16du:dateUtc="2026-08-19T02:14:00Z">
            <w:rPr>
              <w:color w:val="FF0000"/>
            </w:rPr>
          </w:rPrChange>
        </w:rPr>
        <w:t>slide)</w:t>
      </w:r>
      <w:r w:rsidRPr="00502838">
        <w:rPr>
          <w:rPrChange w:id="589" w:author="Shane Gaither" w:date="2026-08-18T21:14:00Z" w16du:dateUtc="2026-08-19T02:14:00Z">
            <w:rPr>
              <w:color w:val="FF0000"/>
            </w:rPr>
          </w:rPrChange>
        </w:rPr>
        <w:t xml:space="preserve"> on the right getting smaller as the chat fills.</w:t>
      </w:r>
    </w:p>
    <w:p w14:paraId="6C29D999" w14:textId="77777777" w:rsidR="00C073A1" w:rsidRPr="00184AA9" w:rsidRDefault="00000000">
      <w:pPr>
        <w:pStyle w:val="SmallNote"/>
        <w:rPr>
          <w:b/>
          <w:bCs/>
          <w:sz w:val="22"/>
          <w:rPrChange w:id="590" w:author="Shane Gaither" w:date="2026-08-18T21:33:00Z" w16du:dateUtc="2026-08-19T02:33:00Z">
            <w:rPr/>
          </w:rPrChange>
        </w:rPr>
      </w:pPr>
      <w:r w:rsidRPr="00184AA9">
        <w:rPr>
          <w:b/>
          <w:bCs/>
          <w:sz w:val="22"/>
          <w:rPrChange w:id="591" w:author="Shane Gaither" w:date="2026-08-18T21:33:00Z" w16du:dateUtc="2026-08-19T02:33:00Z">
            <w:rPr>
              <w:color w:val="0000FF"/>
            </w:rPr>
          </w:rPrChange>
        </w:rPr>
        <w:t>Treat both as practical warning signs, not exact measurements. Response lag can also come from network or service load, interfaces change, and not every provider exposes a context indicator.</w:t>
      </w:r>
    </w:p>
    <w:p w14:paraId="1C8DC423" w14:textId="77777777" w:rsidR="002578B5" w:rsidRPr="00502838" w:rsidRDefault="00000000">
      <w:r w:rsidRPr="00502838">
        <w:rPr>
          <w:rPrChange w:id="592" w:author="Shane Gaither" w:date="2026-08-18T21:14:00Z" w16du:dateUtc="2026-08-19T02:14:00Z">
            <w:rPr>
              <w:color w:val="0000FF"/>
            </w:rPr>
          </w:rPrChange>
        </w:rPr>
        <w:t>Do not assume a new chat automatically knows everything from an older chat. Do not assume a long chat preserves every earlier detail with equal reliability. Provider features can help carry information forward, but important facts, source files, and decisions should still be made explicit when they matter.</w:t>
      </w:r>
    </w:p>
    <w:p w14:paraId="05AA2871" w14:textId="77777777" w:rsidR="002578B5" w:rsidRPr="00502838" w:rsidRDefault="00000000">
      <w:pPr>
        <w:pStyle w:val="Callout"/>
      </w:pPr>
      <w:r w:rsidRPr="00502838">
        <w:rPr>
          <w:b/>
          <w:rPrChange w:id="593" w:author="Shane Gaither" w:date="2026-08-18T21:14:00Z" w16du:dateUtc="2026-08-19T02:14:00Z">
            <w:rPr>
              <w:b/>
              <w:color w:val="0000FF"/>
            </w:rPr>
          </w:rPrChange>
        </w:rPr>
        <w:t>EXAMPLE:</w:t>
      </w:r>
      <w:r w:rsidRPr="00502838">
        <w:rPr>
          <w:rPrChange w:id="594" w:author="Shane Gaither" w:date="2026-08-18T21:14:00Z" w16du:dateUtc="2026-08-19T02:14:00Z">
            <w:rPr>
              <w:color w:val="0000FF"/>
            </w:rPr>
          </w:rPrChange>
        </w:rPr>
        <w:t xml:space="preserve"> You spend twenty turns comparing repair options and then open a new chat. Unless the service deliberately carries the relevant information forward, the new chat may not know which option you rejected or why.</w:t>
      </w:r>
    </w:p>
    <w:p w14:paraId="6BDE3397" w14:textId="77777777" w:rsidR="002578B5" w:rsidRPr="00502838" w:rsidRDefault="00000000">
      <w:pPr>
        <w:pStyle w:val="Callout"/>
      </w:pPr>
      <w:r w:rsidRPr="00502838">
        <w:rPr>
          <w:b/>
          <w:rPrChange w:id="595" w:author="Shane Gaither" w:date="2026-08-18T21:14:00Z" w16du:dateUtc="2026-08-19T02:14:00Z">
            <w:rPr>
              <w:b/>
              <w:color w:val="0000FF"/>
            </w:rPr>
          </w:rPrChange>
        </w:rPr>
        <w:t>COMMON MISTAKE:</w:t>
      </w:r>
      <w:r w:rsidRPr="00502838">
        <w:rPr>
          <w:rPrChange w:id="596" w:author="Shane Gaither" w:date="2026-08-18T21:14:00Z" w16du:dateUtc="2026-08-19T02:14:00Z">
            <w:rPr>
              <w:color w:val="0000FF"/>
            </w:rPr>
          </w:rPrChange>
        </w:rPr>
        <w:t xml:space="preserve"> Treating conversational familiarity as proof that the LLM has the exact current facts, files, and decisions available.</w:t>
      </w:r>
    </w:p>
    <w:p w14:paraId="466E1F11" w14:textId="77777777" w:rsidR="002578B5" w:rsidRPr="00502838" w:rsidRDefault="00000000">
      <w:pPr>
        <w:pStyle w:val="Callout"/>
      </w:pPr>
      <w:r w:rsidRPr="00502838">
        <w:rPr>
          <w:b/>
          <w:rPrChange w:id="597" w:author="Shane Gaither" w:date="2026-08-18T21:14:00Z" w16du:dateUtc="2026-08-19T02:14:00Z">
            <w:rPr>
              <w:b/>
              <w:color w:val="0000FF"/>
            </w:rPr>
          </w:rPrChange>
        </w:rPr>
        <w:t>TIP AND TRICK:</w:t>
      </w:r>
      <w:r w:rsidRPr="00502838">
        <w:rPr>
          <w:rPrChange w:id="598" w:author="Shane Gaither" w:date="2026-08-18T21:14:00Z" w16du:dateUtc="2026-08-19T02:14:00Z">
            <w:rPr>
              <w:color w:val="0000FF"/>
            </w:rPr>
          </w:rPrChange>
        </w:rPr>
        <w:t xml:space="preserve"> When a detail could change the result, make sure it is present in the current working context instead of assuming the LLM remembers it.</w:t>
      </w:r>
    </w:p>
    <w:p w14:paraId="09AAA8B8" w14:textId="77777777" w:rsidR="00E51085" w:rsidRPr="00502838" w:rsidRDefault="00000000">
      <w:pPr>
        <w:pStyle w:val="Heading2"/>
        <w:rPr>
          <w:color w:val="auto"/>
          <w:rPrChange w:id="599" w:author="Shane Gaither" w:date="2026-08-18T21:14:00Z" w16du:dateUtc="2026-08-19T02:14:00Z">
            <w:rPr/>
          </w:rPrChange>
        </w:rPr>
      </w:pPr>
      <w:r w:rsidRPr="00502838">
        <w:rPr>
          <w:color w:val="auto"/>
          <w:rPrChange w:id="600" w:author="Shane Gaither" w:date="2026-08-18T21:14:00Z" w16du:dateUtc="2026-08-19T02:14:00Z">
            <w:rPr>
              <w:color w:val="0000FF"/>
            </w:rPr>
          </w:rPrChange>
        </w:rPr>
        <w:t>2.4  Create a Project for One Body of Work</w:t>
      </w:r>
    </w:p>
    <w:p w14:paraId="731750A4" w14:textId="77777777" w:rsidR="00E51085" w:rsidRPr="00502838" w:rsidRDefault="00000000">
      <w:pPr>
        <w:pStyle w:val="MainIdea"/>
      </w:pPr>
      <w:r w:rsidRPr="00502838">
        <w:rPr>
          <w:b/>
          <w:rPrChange w:id="601" w:author="Shane Gaither" w:date="2026-08-18T21:14:00Z" w16du:dateUtc="2026-08-19T02:14:00Z">
            <w:rPr>
              <w:b/>
              <w:color w:val="0000FF"/>
            </w:rPr>
          </w:rPrChange>
        </w:rPr>
        <w:t>“Main Idea: When your service offers Projects or a similar workspace, use one defined workspace for one body of work so unrelated context does not contaminate it.”</w:t>
      </w:r>
    </w:p>
    <w:p w14:paraId="607D8D73" w14:textId="77777777" w:rsidR="00E51085" w:rsidRPr="00502838" w:rsidRDefault="00000000">
      <w:r w:rsidRPr="00502838">
        <w:rPr>
          <w:rPrChange w:id="602" w:author="Shane Gaither" w:date="2026-08-18T21:14:00Z" w16du:dateUtc="2026-08-19T02:14:00Z">
            <w:rPr>
              <w:color w:val="0000FF"/>
            </w:rPr>
          </w:rPrChange>
        </w:rPr>
        <w:t>Some LLM services offer a feature called Projects, Spaces, or another type of dedicated workspace. The name and behavior vary by provider. The basic idea is the same: keep related chats, files, or instructions together so one body of work does not become mixed with another. If your service does not offer a Project-style feature, separate chats and clearly named folders can provide a simpler version of the same boundary.</w:t>
      </w:r>
    </w:p>
    <w:p w14:paraId="4BA867F1" w14:textId="77777777" w:rsidR="00E51085" w:rsidRPr="00502838" w:rsidRDefault="00000000">
      <w:r w:rsidRPr="00502838">
        <w:rPr>
          <w:rPrChange w:id="603" w:author="Shane Gaither" w:date="2026-08-18T21:14:00Z" w16du:dateUtc="2026-08-19T02:14:00Z">
            <w:rPr>
              <w:color w:val="0000FF"/>
            </w:rPr>
          </w:rPrChange>
        </w:rPr>
        <w:lastRenderedPageBreak/>
        <w:t>If you use a Project-style workspace, decide what it is for and name it clearly. If you are updating your website, call it “Website Update.” If you are writing a business plan, call it “Business Plan.” Keep those bodies of work separate.</w:t>
      </w:r>
    </w:p>
    <w:p w14:paraId="16A8695C" w14:textId="77777777" w:rsidR="00E51085" w:rsidRPr="00502838" w:rsidRDefault="00000000">
      <w:pPr>
        <w:pStyle w:val="Callout"/>
      </w:pPr>
      <w:r w:rsidRPr="00502838">
        <w:rPr>
          <w:b/>
          <w:rPrChange w:id="604" w:author="Shane Gaither" w:date="2026-08-18T21:14:00Z" w16du:dateUtc="2026-08-19T02:14:00Z">
            <w:rPr>
              <w:b/>
              <w:color w:val="0000FF"/>
            </w:rPr>
          </w:rPrChange>
        </w:rPr>
        <w:t>EXAMPLE:</w:t>
      </w:r>
      <w:r w:rsidRPr="00502838">
        <w:rPr>
          <w:rPrChange w:id="605" w:author="Shane Gaither" w:date="2026-08-18T21:14:00Z" w16du:dateUtc="2026-08-19T02:14:00Z">
            <w:rPr>
              <w:color w:val="0000FF"/>
            </w:rPr>
          </w:rPrChange>
        </w:rPr>
        <w:t xml:space="preserve"> You need to update your company website and also draft a new employee handbook. If your service offers Projects, create one for each. If it does not, use separate chats and separate source folders.</w:t>
      </w:r>
    </w:p>
    <w:p w14:paraId="55DEBBF9" w14:textId="77777777" w:rsidR="00E51085" w:rsidRPr="00502838" w:rsidRDefault="00000000">
      <w:pPr>
        <w:pStyle w:val="Callout"/>
      </w:pPr>
      <w:r w:rsidRPr="00502838">
        <w:rPr>
          <w:b/>
          <w:rPrChange w:id="606" w:author="Shane Gaither" w:date="2026-08-18T21:14:00Z" w16du:dateUtc="2026-08-19T02:14:00Z">
            <w:rPr>
              <w:b/>
              <w:color w:val="0000FF"/>
            </w:rPr>
          </w:rPrChange>
        </w:rPr>
        <w:t>COMMON MISTAKE:</w:t>
      </w:r>
      <w:r w:rsidRPr="00502838">
        <w:rPr>
          <w:rPrChange w:id="607" w:author="Shane Gaither" w:date="2026-08-18T21:14:00Z" w16du:dateUtc="2026-08-19T02:14:00Z">
            <w:rPr>
              <w:color w:val="0000FF"/>
            </w:rPr>
          </w:rPrChange>
        </w:rPr>
        <w:t xml:space="preserve"> Expecting a Project to remember every prior conversation perfectly. Projects can help keep related material together, but what carries forward varies by service and settings. Keep important files, decisions, and a simple note about where you stopped explicit.</w:t>
      </w:r>
    </w:p>
    <w:p w14:paraId="5CDE1938" w14:textId="77777777" w:rsidR="00E51085" w:rsidRPr="00502838" w:rsidRDefault="00000000">
      <w:pPr>
        <w:pStyle w:val="Callout"/>
      </w:pPr>
      <w:r w:rsidRPr="00502838">
        <w:rPr>
          <w:b/>
          <w:rPrChange w:id="608" w:author="Shane Gaither" w:date="2026-08-18T21:14:00Z" w16du:dateUtc="2026-08-19T02:14:00Z">
            <w:rPr>
              <w:b/>
              <w:color w:val="0000FF"/>
            </w:rPr>
          </w:rPrChange>
        </w:rPr>
        <w:t>TIP AND TRICK:</w:t>
      </w:r>
      <w:r w:rsidRPr="00502838">
        <w:rPr>
          <w:rPrChange w:id="609" w:author="Shane Gaither" w:date="2026-08-18T21:14:00Z" w16du:dateUtc="2026-08-19T02:14:00Z">
            <w:rPr>
              <w:color w:val="0000FF"/>
            </w:rPr>
          </w:rPrChange>
        </w:rPr>
        <w:t xml:space="preserve"> Keep the Project name, main source file, and current status visible in the first session message or in a simple note you can reuse later.</w:t>
      </w:r>
    </w:p>
    <w:p w14:paraId="4F7A6A69" w14:textId="77777777" w:rsidR="00E51085" w:rsidRPr="00502838" w:rsidRDefault="00000000">
      <w:pPr>
        <w:pStyle w:val="Heading2"/>
        <w:rPr>
          <w:color w:val="auto"/>
          <w:rPrChange w:id="610" w:author="Shane Gaither" w:date="2026-08-18T21:14:00Z" w16du:dateUtc="2026-08-19T02:14:00Z">
            <w:rPr/>
          </w:rPrChange>
        </w:rPr>
      </w:pPr>
      <w:r w:rsidRPr="00502838">
        <w:rPr>
          <w:color w:val="auto"/>
          <w:rPrChange w:id="611" w:author="Shane Gaither" w:date="2026-08-18T21:14:00Z" w16du:dateUtc="2026-08-19T02:14:00Z">
            <w:rPr>
              <w:color w:val="0000FF"/>
            </w:rPr>
          </w:rPrChange>
        </w:rPr>
        <w:t>2.5  State the Task or Project Purpose in Plain English</w:t>
      </w:r>
    </w:p>
    <w:p w14:paraId="26511BA8" w14:textId="77777777" w:rsidR="00E51085" w:rsidRPr="00502838" w:rsidRDefault="00000000">
      <w:pPr>
        <w:pStyle w:val="MainIdea"/>
      </w:pPr>
      <w:r w:rsidRPr="00502838">
        <w:rPr>
          <w:b/>
          <w:rPrChange w:id="612" w:author="Shane Gaither" w:date="2026-08-18T21:14:00Z" w16du:dateUtc="2026-08-19T02:14:00Z">
            <w:rPr>
              <w:b/>
              <w:color w:val="0000FF"/>
            </w:rPr>
          </w:rPrChange>
        </w:rPr>
        <w:t>“Main Idea: Tell the LLM exactly what the current task or Project is for in one direct statement.”</w:t>
      </w:r>
    </w:p>
    <w:p w14:paraId="109EC9E3" w14:textId="77777777" w:rsidR="00E51085" w:rsidRPr="00502838" w:rsidRDefault="00000000">
      <w:r w:rsidRPr="00502838">
        <w:rPr>
          <w:rPrChange w:id="613" w:author="Shane Gaither" w:date="2026-08-18T21:14:00Z" w16du:dateUtc="2026-08-19T02:14:00Z">
            <w:rPr>
              <w:color w:val="0000FF"/>
            </w:rPr>
          </w:rPrChange>
        </w:rPr>
        <w:t>At the start of a meaningful chat or Project, tell the LLM what the work is for. Use one direct statement. Do not start with a long history unless it is actually needed. A clear purpose statement gives the LLM a working boundary. Without it, the LLM has to guess what you want, and guesses are often wrong. The result you are trying to achieve is your objective. You can use the plain-English phrase “what I want” until the term becomes familiar.</w:t>
      </w:r>
    </w:p>
    <w:p w14:paraId="36B3B260" w14:textId="77777777" w:rsidR="00E51085" w:rsidRPr="00502838" w:rsidRDefault="00000000">
      <w:pPr>
        <w:pStyle w:val="Callout"/>
      </w:pPr>
      <w:r w:rsidRPr="00502838">
        <w:rPr>
          <w:b/>
        </w:rPr>
        <w:t>EXAMPLE:</w:t>
      </w:r>
      <w:r w:rsidRPr="00502838">
        <w:t xml:space="preserve"> "This Project is for reconciling our monthly inventory records and correcting the reporting workflow."</w:t>
      </w:r>
    </w:p>
    <w:p w14:paraId="26CEED76" w14:textId="77777777" w:rsidR="00E51085" w:rsidRPr="00502838" w:rsidRDefault="00000000">
      <w:pPr>
        <w:pStyle w:val="Callout"/>
      </w:pPr>
      <w:r w:rsidRPr="00502838">
        <w:rPr>
          <w:b/>
          <w:rPrChange w:id="614" w:author="Shane Gaither" w:date="2026-08-18T21:14:00Z" w16du:dateUtc="2026-08-19T02:14:00Z">
            <w:rPr>
              <w:b/>
              <w:color w:val="0000FF"/>
            </w:rPr>
          </w:rPrChange>
        </w:rPr>
        <w:t>COMMON MISTAKE:</w:t>
      </w:r>
      <w:r w:rsidRPr="00502838">
        <w:rPr>
          <w:rPrChange w:id="615" w:author="Shane Gaither" w:date="2026-08-18T21:14:00Z" w16du:dateUtc="2026-08-19T02:14:00Z">
            <w:rPr>
              <w:color w:val="0000FF"/>
            </w:rPr>
          </w:rPrChange>
        </w:rPr>
        <w:t xml:space="preserve"> "I've been working on this process for a while and there was an old version and I wanted to..." — this is background, not a purpose statement. It invites the LLM to make assumptions about your history.</w:t>
      </w:r>
    </w:p>
    <w:p w14:paraId="6B788083" w14:textId="77777777" w:rsidR="00E51085" w:rsidRPr="00502838" w:rsidRDefault="00000000">
      <w:pPr>
        <w:pStyle w:val="Callout"/>
      </w:pPr>
      <w:r w:rsidRPr="00502838">
        <w:rPr>
          <w:b/>
          <w:rPrChange w:id="616" w:author="Shane Gaither" w:date="2026-08-18T21:14:00Z" w16du:dateUtc="2026-08-19T02:14:00Z">
            <w:rPr>
              <w:b/>
              <w:color w:val="0000FF"/>
            </w:rPr>
          </w:rPrChange>
        </w:rPr>
        <w:t>TIP AND TRICK:</w:t>
      </w:r>
      <w:r w:rsidRPr="00502838">
        <w:rPr>
          <w:rPrChange w:id="617" w:author="Shane Gaither" w:date="2026-08-18T21:14:00Z" w16du:dateUtc="2026-08-19T02:14:00Z">
            <w:rPr>
              <w:color w:val="0000FF"/>
            </w:rPr>
          </w:rPrChange>
        </w:rPr>
        <w:t xml:space="preserve"> Write the purpose as one sentence beginning with “This task is for...” or “This Project is for...” and revise it only when the body of work changes.</w:t>
      </w:r>
    </w:p>
    <w:p w14:paraId="08E707B9" w14:textId="77777777" w:rsidR="00E51085" w:rsidRPr="00502838" w:rsidRDefault="00000000">
      <w:pPr>
        <w:pStyle w:val="Heading2"/>
        <w:rPr>
          <w:color w:val="auto"/>
          <w:rPrChange w:id="618" w:author="Shane Gaither" w:date="2026-08-18T21:14:00Z" w16du:dateUtc="2026-08-19T02:14:00Z">
            <w:rPr/>
          </w:rPrChange>
        </w:rPr>
      </w:pPr>
      <w:r w:rsidRPr="00502838">
        <w:rPr>
          <w:color w:val="auto"/>
          <w:rPrChange w:id="619" w:author="Shane Gaither" w:date="2026-08-18T21:14:00Z" w16du:dateUtc="2026-08-19T02:14:00Z">
            <w:rPr>
              <w:color w:val="0000FF"/>
            </w:rPr>
          </w:rPrChange>
        </w:rPr>
        <w:t>2.6  Define Role and Scope</w:t>
      </w:r>
    </w:p>
    <w:p w14:paraId="221FE780" w14:textId="77777777" w:rsidR="00E51085" w:rsidRPr="00502838" w:rsidRDefault="00000000">
      <w:pPr>
        <w:pStyle w:val="MainIdea"/>
      </w:pPr>
      <w:r w:rsidRPr="00502838">
        <w:rPr>
          <w:b/>
        </w:rPr>
        <w:t>“Main Idea: State what the LLM is doing, what is in scope, and what is out of scope.”</w:t>
      </w:r>
    </w:p>
    <w:p w14:paraId="3D00E22E" w14:textId="77777777" w:rsidR="00E51085" w:rsidRPr="00502838" w:rsidRDefault="00000000">
      <w:r w:rsidRPr="00502838">
        <w:rPr>
          <w:rPrChange w:id="620" w:author="Shane Gaither" w:date="2026-08-18T21:14:00Z" w16du:dateUtc="2026-08-19T02:14:00Z">
            <w:rPr>
              <w:color w:val="0000FF"/>
            </w:rPr>
          </w:rPrChange>
        </w:rPr>
        <w:t>Scope simply means the boundary of the work. A constraint is a condition the work must obey. Tell the LLM what role it should perform, what belongs inside this session, what does not belong, and any condition that must remain true. This keeps the LLM from pulling in unrelated projects, old conversations, or assumptions that were not approved.</w:t>
      </w:r>
    </w:p>
    <w:p w14:paraId="65F1DFE4" w14:textId="77777777" w:rsidR="00E51085" w:rsidRPr="00502838" w:rsidRDefault="00000000">
      <w:r w:rsidRPr="00502838">
        <w:t>Be explicit about both sides of the boundary — what is in and what is out.</w:t>
      </w:r>
    </w:p>
    <w:p w14:paraId="0B271E39" w14:textId="77777777" w:rsidR="00E51085" w:rsidRPr="00502838" w:rsidRDefault="00000000">
      <w:pPr>
        <w:pStyle w:val="Callout"/>
      </w:pPr>
      <w:r w:rsidRPr="00502838">
        <w:rPr>
          <w:b/>
        </w:rPr>
        <w:t>EXAMPLE:</w:t>
      </w:r>
      <w:r w:rsidRPr="00502838">
        <w:t xml:space="preserve"> "Your role is to help me review our fleet maintenance procedure. This session covers only preventive-maintenance intervals. Parts purchasing and staffing are out of scope."</w:t>
      </w:r>
    </w:p>
    <w:p w14:paraId="76BF35DD" w14:textId="77777777" w:rsidR="00E51085" w:rsidRPr="00502838" w:rsidRDefault="00000000">
      <w:pPr>
        <w:pStyle w:val="Callout"/>
      </w:pPr>
      <w:r w:rsidRPr="00502838">
        <w:rPr>
          <w:b/>
        </w:rPr>
        <w:t>COMMON MISTAKE:</w:t>
      </w:r>
      <w:r w:rsidRPr="00502838">
        <w:t xml:space="preserve"> Assuming the LLM knows the scope because you have worked with it before. State the scope at the beginning of every session.</w:t>
      </w:r>
    </w:p>
    <w:p w14:paraId="2082523A" w14:textId="77777777" w:rsidR="00E51085" w:rsidRPr="00502838" w:rsidRDefault="00000000">
      <w:pPr>
        <w:pStyle w:val="Callout"/>
      </w:pPr>
      <w:r w:rsidRPr="00502838">
        <w:rPr>
          <w:b/>
        </w:rPr>
        <w:lastRenderedPageBreak/>
        <w:t>TIP AND TRICK:</w:t>
      </w:r>
      <w:r w:rsidRPr="00502838">
        <w:t xml:space="preserve"> State one explicit out-of-scope item; it often reveals hidden assumptions faster than adding more in-scope detail.</w:t>
      </w:r>
    </w:p>
    <w:p w14:paraId="4299471F" w14:textId="77777777" w:rsidR="00C073A1" w:rsidRPr="00502838" w:rsidRDefault="00000000">
      <w:pPr>
        <w:pStyle w:val="Heading1"/>
        <w:rPr>
          <w:color w:val="auto"/>
          <w:rPrChange w:id="621" w:author="Shane Gaither" w:date="2026-08-18T21:14:00Z" w16du:dateUtc="2026-08-19T02:14:00Z">
            <w:rPr/>
          </w:rPrChange>
        </w:rPr>
      </w:pPr>
      <w:r w:rsidRPr="00502838">
        <w:rPr>
          <w:color w:val="auto"/>
          <w:rPrChange w:id="622" w:author="Shane Gaither" w:date="2026-08-18T21:14:00Z" w16du:dateUtc="2026-08-19T02:14:00Z">
            <w:rPr>
              <w:color w:val="FF0000"/>
            </w:rPr>
          </w:rPrChange>
        </w:rPr>
        <w:t>PART III — ADD CONTROL WHEN THE PROBLEM APPEARS</w:t>
      </w:r>
    </w:p>
    <w:p w14:paraId="0D4A581E" w14:textId="77777777" w:rsidR="00C073A1" w:rsidRPr="00502838" w:rsidRDefault="00000000">
      <w:r w:rsidRPr="00502838">
        <w:rPr>
          <w:rPrChange w:id="623" w:author="Shane Gaither" w:date="2026-08-18T21:14:00Z" w16du:dateUtc="2026-08-19T02:14:00Z">
            <w:rPr>
              <w:color w:val="0000FF"/>
            </w:rPr>
          </w:rPrChange>
        </w:rPr>
        <w:t>You have now seen useful output and enough of the conversation to recognize common failure modes. The controls below are solutions to those problems: misunderstanding calls for reflection; acting too soon calls for approval; too much work at once calls for stages; missing issues call for a deliberate omission check; excess detail calls for a shorter answer; higher stakes call for stronger control.</w:t>
      </w:r>
    </w:p>
    <w:p w14:paraId="782320EE" w14:textId="77777777" w:rsidR="00E51085" w:rsidRPr="00502838" w:rsidRDefault="00000000">
      <w:pPr>
        <w:pStyle w:val="Heading2"/>
        <w:rPr>
          <w:color w:val="auto"/>
          <w:rPrChange w:id="624" w:author="Shane Gaither" w:date="2026-08-18T21:14:00Z" w16du:dateUtc="2026-08-19T02:14:00Z">
            <w:rPr/>
          </w:rPrChange>
        </w:rPr>
      </w:pPr>
      <w:r w:rsidRPr="00502838">
        <w:rPr>
          <w:color w:val="auto"/>
          <w:rPrChange w:id="625" w:author="Shane Gaither" w:date="2026-08-18T21:14:00Z" w16du:dateUtc="2026-08-19T02:14:00Z">
            <w:rPr>
              <w:color w:val="0000FF"/>
            </w:rPr>
          </w:rPrChange>
        </w:rPr>
        <w:t>3.1  Use Reflection Before Execution</w:t>
      </w:r>
    </w:p>
    <w:p w14:paraId="76B346D7" w14:textId="77777777" w:rsidR="00E51085" w:rsidRPr="00502838" w:rsidRDefault="00000000">
      <w:pPr>
        <w:pStyle w:val="MainIdea"/>
      </w:pPr>
      <w:r w:rsidRPr="00502838">
        <w:rPr>
          <w:b/>
        </w:rPr>
        <w:t>“Main Idea: Make the LLM restate your intent before important work so misunderstandings are caught before execution.”</w:t>
      </w:r>
    </w:p>
    <w:p w14:paraId="56B19406" w14:textId="77777777" w:rsidR="00E51085" w:rsidRPr="00502838" w:rsidRDefault="00000000">
      <w:r w:rsidRPr="00502838">
        <w:rPr>
          <w:rPrChange w:id="626" w:author="Shane Gaither" w:date="2026-08-18T21:14:00Z" w16du:dateUtc="2026-08-19T02:14:00Z">
            <w:rPr>
              <w:color w:val="0000FF"/>
            </w:rPr>
          </w:rPrChange>
        </w:rPr>
        <w:t>Before asking the LLM to perform important work, ask it to reflect your intent. Reflection means the LLM restates what it believes you want — the task, the expected output, and its understanding of the scope — without doing the work yet. This should be applied to Sections 2.5 and 2.6 and to later consequential stages when the scope or deliverable changes.</w:t>
      </w:r>
    </w:p>
    <w:p w14:paraId="75889600" w14:textId="77777777" w:rsidR="00E51085" w:rsidRPr="00502838" w:rsidRDefault="00000000">
      <w:r w:rsidRPr="00502838">
        <w:t>The gap between what you said and what the LLM heard is where mistakes happen. Reflection makes that gap visible before any work is done. Use reflection when the task is complex, destructive, expensive, public-facing, or hard to reverse. If you are going to update a live website, publish a document, run a code build, or delete something — reflect first.</w:t>
      </w:r>
    </w:p>
    <w:p w14:paraId="13EF6674" w14:textId="77777777" w:rsidR="00E51085" w:rsidRPr="00502838" w:rsidRDefault="00000000">
      <w:r w:rsidRPr="00502838">
        <w:t>Command: "Reflect understanding of user intent and stand by."</w:t>
      </w:r>
    </w:p>
    <w:p w14:paraId="623A2BB5" w14:textId="77777777" w:rsidR="00E51085" w:rsidRPr="00502838" w:rsidRDefault="00000000">
      <w:r w:rsidRPr="00502838">
        <w:t>What the LLM must do: Restate the task, the scope, and the expected output in its own words. It must not begin executing.</w:t>
      </w:r>
    </w:p>
    <w:p w14:paraId="6CABA81A" w14:textId="77777777" w:rsidR="00E51085" w:rsidRPr="00502838" w:rsidRDefault="00000000">
      <w:r w:rsidRPr="00502838">
        <w:t>What you check: Does the reflection match your intent exactly? Is anything missing? Is anything included that should not be? Is the scope too broad or too narrow?</w:t>
      </w:r>
    </w:p>
    <w:p w14:paraId="105CD620" w14:textId="77777777" w:rsidR="00E51085" w:rsidRPr="00502838" w:rsidRDefault="00000000">
      <w:r w:rsidRPr="00502838">
        <w:t>If the reflection is wrong, correct it directly. 'Your scope is too broad — focus only on the preventive-maintenance schedule.' Then ask it to reflect again. Only approve when the reflection matches your intent completely.</w:t>
      </w:r>
    </w:p>
    <w:p w14:paraId="548F33A9" w14:textId="77777777" w:rsidR="00E51085" w:rsidRPr="00502838" w:rsidRDefault="00000000">
      <w:pPr>
        <w:pStyle w:val="Callout"/>
      </w:pPr>
      <w:r w:rsidRPr="00502838">
        <w:rPr>
          <w:b/>
          <w:rPrChange w:id="627" w:author="Shane Gaither" w:date="2026-08-18T21:14:00Z" w16du:dateUtc="2026-08-19T02:14:00Z">
            <w:rPr>
              <w:b/>
              <w:color w:val="0000FF"/>
            </w:rPr>
          </w:rPrChange>
        </w:rPr>
        <w:t>EXAMPLE:</w:t>
      </w:r>
      <w:r w:rsidRPr="00502838">
        <w:rPr>
          <w:rPrChange w:id="628" w:author="Shane Gaither" w:date="2026-08-18T21:14:00Z" w16du:dateUtc="2026-08-19T02:14:00Z">
            <w:rPr>
              <w:color w:val="0000FF"/>
            </w:rPr>
          </w:rPrChange>
        </w:rPr>
        <w:t xml:space="preserve"> You ask the LLM to update every section of a manual, but you intend for the existing examples and user edits to remain unchanged. The LLM reflects that it will preserve the source, create a new copy, and expand only the approved sections. You correct any mismatch before approving the work.</w:t>
      </w:r>
    </w:p>
    <w:p w14:paraId="14BDB06A" w14:textId="77777777" w:rsidR="00E51085" w:rsidRPr="00502838" w:rsidRDefault="00000000">
      <w:pPr>
        <w:pStyle w:val="Callout"/>
      </w:pPr>
      <w:r w:rsidRPr="00502838">
        <w:rPr>
          <w:b/>
        </w:rPr>
        <w:t>COMMON MISTAKE:</w:t>
      </w:r>
      <w:r w:rsidRPr="00502838">
        <w:t xml:space="preserve"> Skipping reflection because the task 'seems straightforward.' Simple tasks can have unexpected scope issues. Reflection takes thirty seconds and prevents hours of rework.</w:t>
      </w:r>
    </w:p>
    <w:p w14:paraId="4C259A10" w14:textId="77777777" w:rsidR="00E51085" w:rsidRPr="00502838" w:rsidRDefault="00000000">
      <w:pPr>
        <w:pStyle w:val="Callout"/>
      </w:pPr>
      <w:r w:rsidRPr="00502838">
        <w:rPr>
          <w:b/>
        </w:rPr>
        <w:t>TIP AND TRICK:</w:t>
      </w:r>
      <w:r w:rsidRPr="00502838">
        <w:t xml:space="preserve"> Compare the reflection against your instruction line by line before approving consequential work.</w:t>
      </w:r>
    </w:p>
    <w:p w14:paraId="5994438F" w14:textId="77777777" w:rsidR="00E51085" w:rsidRPr="00502838" w:rsidRDefault="00000000">
      <w:r w:rsidRPr="00502838">
        <w:t xml:space="preserve">INTERNAL PREFLIGHT: Even when you do not explicitly use Reflect, a governed LLM should first reconstruct the intended task, outcome, scope, constraints, exclusions, and dependencies before </w:t>
      </w:r>
      <w:r w:rsidRPr="00502838">
        <w:lastRenderedPageBreak/>
        <w:t>executing. It should then compare that understanding with the prompt’s actual logical construction, especially words such as not, no, only, and, or, unless, and except.</w:t>
      </w:r>
    </w:p>
    <w:p w14:paraId="27F0A66F" w14:textId="77777777" w:rsidR="00E51085" w:rsidRPr="00502838" w:rsidRDefault="00000000">
      <w:r w:rsidRPr="00502838">
        <w:t>If the literal logic would materially change the apparent intent, execution should stop and the conflict should be surfaced before the mistake propagates. This silent preflight does not replace the visible Reflect command when you want an explicit approval gate.</w:t>
      </w:r>
    </w:p>
    <w:p w14:paraId="562DAFDD" w14:textId="77777777" w:rsidR="00E51085" w:rsidRPr="00502838" w:rsidRDefault="00000000">
      <w:pPr>
        <w:pStyle w:val="Heading2"/>
        <w:rPr>
          <w:color w:val="auto"/>
          <w:rPrChange w:id="629" w:author="Shane Gaither" w:date="2026-08-18T21:14:00Z" w16du:dateUtc="2026-08-19T02:14:00Z">
            <w:rPr/>
          </w:rPrChange>
        </w:rPr>
      </w:pPr>
      <w:r w:rsidRPr="00502838">
        <w:rPr>
          <w:color w:val="auto"/>
          <w:rPrChange w:id="630" w:author="Shane Gaither" w:date="2026-08-18T21:14:00Z" w16du:dateUtc="2026-08-19T02:14:00Z">
            <w:rPr>
              <w:color w:val="0000FF"/>
            </w:rPr>
          </w:rPrChange>
        </w:rPr>
        <w:t>3.2  Approve, Then Proceed</w:t>
      </w:r>
    </w:p>
    <w:p w14:paraId="31C08C53" w14:textId="77777777" w:rsidR="00E51085" w:rsidRPr="00502838" w:rsidRDefault="00000000">
      <w:pPr>
        <w:pStyle w:val="MainIdea"/>
      </w:pPr>
      <w:r w:rsidRPr="00502838">
        <w:rPr>
          <w:b/>
        </w:rPr>
        <w:t>“Main Idea: Approval and execution are separate acts; do not let discussion silently become authorization.”</w:t>
      </w:r>
    </w:p>
    <w:p w14:paraId="42D41A3A" w14:textId="77777777" w:rsidR="00E51085" w:rsidRPr="00502838" w:rsidRDefault="00000000">
      <w:r w:rsidRPr="00502838">
        <w:t>Approval and execution are two separate steps. You approve the reflection; then you direct the LLM to proceed. Discussion is not approval. Questions are not approval. Saying 'yes, that sounds right' in a back-and-forth conversation is not a clean approval signal. Without a clear separation, the LLM may start working based on an incomplete understanding.</w:t>
      </w:r>
    </w:p>
    <w:p w14:paraId="5DFF073F" w14:textId="77777777" w:rsidR="00E51085" w:rsidRPr="00502838" w:rsidRDefault="00000000">
      <w:r w:rsidRPr="00502838">
        <w:t>How to use it:</w:t>
      </w:r>
    </w:p>
    <w:p w14:paraId="1BC5F679" w14:textId="77777777" w:rsidR="00E51085" w:rsidRPr="00502838" w:rsidRDefault="00000000">
      <w:r w:rsidRPr="00502838">
        <w:t>Review the reflection.</w:t>
      </w:r>
    </w:p>
    <w:p w14:paraId="148D39BB" w14:textId="77777777" w:rsidR="00E51085" w:rsidRPr="00502838" w:rsidRDefault="00000000">
      <w:r w:rsidRPr="00502838">
        <w:t>If correct, say: "Approved."</w:t>
      </w:r>
    </w:p>
    <w:p w14:paraId="08EC7023" w14:textId="77777777" w:rsidR="00E51085" w:rsidRPr="00502838" w:rsidRDefault="00000000">
      <w:r w:rsidRPr="00502838">
        <w:t>Then say: "Proceed" or give a specific next instruction.</w:t>
      </w:r>
    </w:p>
    <w:p w14:paraId="7196A0D7" w14:textId="77777777" w:rsidR="00E51085" w:rsidRPr="00502838" w:rsidRDefault="00000000">
      <w:r w:rsidRPr="00502838">
        <w:t>The LLM must not treat brainstorming, discussion, or partial agreement as permission to execute. It must wait for a clear "Approved" before beginning work.</w:t>
      </w:r>
    </w:p>
    <w:p w14:paraId="3AA545CD" w14:textId="77777777" w:rsidR="00E51085" w:rsidRPr="00502838" w:rsidRDefault="00000000">
      <w:pPr>
        <w:pStyle w:val="Callout"/>
      </w:pPr>
      <w:r w:rsidRPr="00502838">
        <w:rPr>
          <w:b/>
        </w:rPr>
        <w:t>EXAMPLE:</w:t>
      </w:r>
      <w:r w:rsidRPr="00502838">
        <w:t xml:space="preserve"> User: "Reflect."  LLM restates the task.  User: "Approved. Proceed."</w:t>
      </w:r>
      <w:r w:rsidRPr="00502838">
        <w:br/>
        <w:t>To modify before proceeding: "Change the scope to include the contact page. Then reflect again."  LLM reflects.  User: "Approved. Proceed."</w:t>
      </w:r>
    </w:p>
    <w:p w14:paraId="7173A050" w14:textId="77777777" w:rsidR="00E51085" w:rsidRPr="00502838" w:rsidRDefault="00000000">
      <w:pPr>
        <w:pStyle w:val="Callout"/>
      </w:pPr>
      <w:r w:rsidRPr="00502838">
        <w:rPr>
          <w:b/>
        </w:rPr>
        <w:t>COMMON MISTAKE:</w:t>
      </w:r>
      <w:r w:rsidRPr="00502838">
        <w:t xml:space="preserve"> Saying "looks good" during a discussion and expecting the LLM to start. "Looks good" is conversational. "Approved" is a control command. They are not the same.</w:t>
      </w:r>
    </w:p>
    <w:p w14:paraId="7BDA0AE7" w14:textId="77777777" w:rsidR="00E51085" w:rsidRPr="00502838" w:rsidRDefault="00000000">
      <w:pPr>
        <w:pStyle w:val="Callout"/>
      </w:pPr>
      <w:r w:rsidRPr="00502838">
        <w:rPr>
          <w:b/>
        </w:rPr>
        <w:t>TIP AND TRICK:</w:t>
      </w:r>
      <w:r w:rsidRPr="00502838">
        <w:t xml:space="preserve"> Combine the controls when ready: “Approved; proceed with [specific stage].”</w:t>
      </w:r>
    </w:p>
    <w:p w14:paraId="76E14B35" w14:textId="77777777" w:rsidR="00E51085" w:rsidRPr="00502838" w:rsidRDefault="00000000">
      <w:pPr>
        <w:pStyle w:val="Heading2"/>
        <w:rPr>
          <w:color w:val="auto"/>
          <w:rPrChange w:id="631" w:author="Shane Gaither" w:date="2026-08-18T21:14:00Z" w16du:dateUtc="2026-08-19T02:14:00Z">
            <w:rPr/>
          </w:rPrChange>
        </w:rPr>
      </w:pPr>
      <w:r w:rsidRPr="00502838">
        <w:rPr>
          <w:color w:val="auto"/>
          <w:rPrChange w:id="632" w:author="Shane Gaither" w:date="2026-08-18T21:14:00Z" w16du:dateUtc="2026-08-19T02:14:00Z">
            <w:rPr>
              <w:color w:val="0000FF"/>
            </w:rPr>
          </w:rPrChange>
        </w:rPr>
        <w:t>3.3  Work in Stages</w:t>
      </w:r>
    </w:p>
    <w:p w14:paraId="3C0F23DE" w14:textId="77777777" w:rsidR="00E51085" w:rsidRPr="00502838" w:rsidRDefault="00000000">
      <w:pPr>
        <w:pStyle w:val="MainIdea"/>
      </w:pPr>
      <w:r w:rsidRPr="00502838">
        <w:rPr>
          <w:b/>
        </w:rPr>
        <w:t>“Main Idea: Break complex work into bounded stages so each result can be checked before the next stage depends on it.”</w:t>
      </w:r>
    </w:p>
    <w:p w14:paraId="2BDFDFFB" w14:textId="77777777" w:rsidR="00E51085" w:rsidRPr="00502838" w:rsidRDefault="00000000">
      <w:r w:rsidRPr="00502838">
        <w:t>Large tasks should be divided into stages. If you hand a large task to the LLM all at once without staged checkpoints, you will not see the errors until after a lot of work has been done incorrectly. Stages give you control points.</w:t>
      </w:r>
    </w:p>
    <w:p w14:paraId="46A05BFA" w14:textId="77777777" w:rsidR="00E51085" w:rsidRPr="00502838" w:rsidRDefault="00000000">
      <w:r w:rsidRPr="00502838">
        <w:t>A typical stage sequence:</w:t>
      </w:r>
    </w:p>
    <w:p w14:paraId="10F55DB7" w14:textId="77777777" w:rsidR="00E51085" w:rsidRPr="00502838" w:rsidRDefault="00000000">
      <w:r w:rsidRPr="00502838">
        <w:t>Define the outcome.</w:t>
      </w:r>
    </w:p>
    <w:p w14:paraId="3018EB6E" w14:textId="77777777" w:rsidR="00E51085" w:rsidRPr="00502838" w:rsidRDefault="00000000">
      <w:r w:rsidRPr="00502838">
        <w:t>Reflect the scope.</w:t>
      </w:r>
    </w:p>
    <w:p w14:paraId="470CAC68" w14:textId="77777777" w:rsidR="00E51085" w:rsidRPr="00502838" w:rsidRDefault="00000000">
      <w:r w:rsidRPr="00502838">
        <w:t>Identify missing considerations.</w:t>
      </w:r>
    </w:p>
    <w:p w14:paraId="4C3EFCA1" w14:textId="77777777" w:rsidR="00E51085" w:rsidRPr="00502838" w:rsidRDefault="00000000">
      <w:r w:rsidRPr="00502838">
        <w:t>Approve the plan.</w:t>
      </w:r>
    </w:p>
    <w:p w14:paraId="276E8714" w14:textId="77777777" w:rsidR="00E51085" w:rsidRPr="00502838" w:rsidRDefault="00000000">
      <w:r w:rsidRPr="00502838">
        <w:rPr>
          <w:rPrChange w:id="633" w:author="Shane Gaither" w:date="2026-08-18T21:14:00Z" w16du:dateUtc="2026-08-19T02:14:00Z">
            <w:rPr>
              <w:color w:val="0000FF"/>
            </w:rPr>
          </w:rPrChange>
        </w:rPr>
        <w:lastRenderedPageBreak/>
        <w:t>Create the requested prompt, file, or other work product.</w:t>
      </w:r>
    </w:p>
    <w:p w14:paraId="5640D4E5" w14:textId="77777777" w:rsidR="00E51085" w:rsidRPr="00502838" w:rsidRDefault="00000000">
      <w:r w:rsidRPr="00502838">
        <w:t>Review the result.</w:t>
      </w:r>
    </w:p>
    <w:p w14:paraId="10342BBD" w14:textId="77777777" w:rsidR="00E51085" w:rsidRPr="00502838" w:rsidRDefault="00000000">
      <w:r w:rsidRPr="00502838">
        <w:t>Correct defects.</w:t>
      </w:r>
    </w:p>
    <w:p w14:paraId="3C7E9D45" w14:textId="77777777" w:rsidR="00E51085" w:rsidRPr="00502838" w:rsidRDefault="00000000">
      <w:r w:rsidRPr="00502838">
        <w:t>Stop when no material improvement remains.</w:t>
      </w:r>
    </w:p>
    <w:p w14:paraId="60642EF7" w14:textId="77777777" w:rsidR="00E51085" w:rsidRPr="00502838" w:rsidRDefault="00000000">
      <w:r w:rsidRPr="00502838">
        <w:t>After completing one stage, do not immediately ask for the next. Check the output first. If it is correct, proceed. If not, correct the current stage before moving on.</w:t>
      </w:r>
    </w:p>
    <w:p w14:paraId="7E6A9DD5" w14:textId="77777777" w:rsidR="00E51085" w:rsidRPr="00502838" w:rsidRDefault="00000000">
      <w:pPr>
        <w:pStyle w:val="Callout"/>
      </w:pPr>
      <w:r w:rsidRPr="00502838">
        <w:rPr>
          <w:b/>
        </w:rPr>
        <w:t>EXAMPLE:</w:t>
      </w:r>
      <w:r w:rsidRPr="00502838">
        <w:t xml:space="preserve"> Building a controlled business document:</w:t>
      </w:r>
      <w:r w:rsidRPr="00502838">
        <w:br/>
        <w:t>Stage 1: Define the purpose and structure. Reflect. Approve.</w:t>
      </w:r>
      <w:r w:rsidRPr="00502838">
        <w:br/>
        <w:t>Stage 2: Ask what is missing. Address it.</w:t>
      </w:r>
      <w:r w:rsidRPr="00502838">
        <w:br/>
        <w:t>Stage 3: Draft the first section. Review. Correct.</w:t>
      </w:r>
      <w:r w:rsidRPr="00502838">
        <w:br/>
        <w:t>Stage 4: Draft the next section. And so on.</w:t>
      </w:r>
    </w:p>
    <w:p w14:paraId="5B35E7FE" w14:textId="77777777" w:rsidR="00E51085" w:rsidRPr="00502838" w:rsidRDefault="00000000">
      <w:pPr>
        <w:pStyle w:val="Callout"/>
      </w:pPr>
      <w:r w:rsidRPr="00502838">
        <w:rPr>
          <w:b/>
        </w:rPr>
        <w:t>COMMON MISTAKE:</w:t>
      </w:r>
      <w:r w:rsidRPr="00502838">
        <w:t xml:space="preserve"> "Draft the whole document and make sure it covers everything" is not staged work. It is asking for an uncontrolled output with no checkpoints.</w:t>
      </w:r>
    </w:p>
    <w:p w14:paraId="3E11DF9A" w14:textId="77777777" w:rsidR="00E51085" w:rsidRPr="00502838" w:rsidRDefault="00000000">
      <w:pPr>
        <w:pStyle w:val="Callout"/>
      </w:pPr>
      <w:r w:rsidRPr="00502838">
        <w:rPr>
          <w:b/>
        </w:rPr>
        <w:t>TIP AND TRICK:</w:t>
      </w:r>
      <w:r w:rsidRPr="00502838">
        <w:t xml:space="preserve"> Make each stage produce one reviewable result before authorizing the next.</w:t>
      </w:r>
    </w:p>
    <w:p w14:paraId="4EBBF91A" w14:textId="77777777" w:rsidR="00E51085" w:rsidRPr="00502838" w:rsidRDefault="00000000">
      <w:pPr>
        <w:pStyle w:val="Heading2"/>
        <w:rPr>
          <w:color w:val="auto"/>
          <w:rPrChange w:id="634" w:author="Shane Gaither" w:date="2026-08-18T21:14:00Z" w16du:dateUtc="2026-08-19T02:14:00Z">
            <w:rPr/>
          </w:rPrChange>
        </w:rPr>
      </w:pPr>
      <w:r w:rsidRPr="00502838">
        <w:rPr>
          <w:color w:val="auto"/>
          <w:rPrChange w:id="635" w:author="Shane Gaither" w:date="2026-08-18T21:14:00Z" w16du:dateUtc="2026-08-19T02:14:00Z">
            <w:rPr>
              <w:color w:val="0000FF"/>
            </w:rPr>
          </w:rPrChange>
        </w:rPr>
        <w:t>3.4  Ask What Has Not Been Considered</w:t>
      </w:r>
    </w:p>
    <w:p w14:paraId="1C503257" w14:textId="77777777" w:rsidR="00E51085" w:rsidRPr="00502838" w:rsidRDefault="00000000">
      <w:pPr>
        <w:pStyle w:val="MainIdea"/>
      </w:pPr>
      <w:r w:rsidRPr="00502838">
        <w:rPr>
          <w:b/>
        </w:rPr>
        <w:t>“Main Idea: Before committing, ask what important risk, dependency, or omission has not yet been considered.”</w:t>
      </w:r>
    </w:p>
    <w:p w14:paraId="4BA7E98E" w14:textId="77777777" w:rsidR="00E51085" w:rsidRPr="00502838" w:rsidRDefault="00000000">
      <w:r w:rsidRPr="00502838">
        <w:rPr>
          <w:rPrChange w:id="636" w:author="Shane Gaither" w:date="2026-08-18T21:14:00Z" w16du:dateUtc="2026-08-19T02:14:00Z">
            <w:rPr>
              <w:color w:val="0000FF"/>
            </w:rPr>
          </w:rPrChange>
        </w:rPr>
        <w:t>After the main design is clear and approved, ask the LLM what has not been considered. The purpose is not to restart the discussion. The purpose is to catch important omissions: permissions, privacy, a way to undo a bad change, missing dependencies, testing, or user-experience issues that did not appear in the original plan.</w:t>
      </w:r>
    </w:p>
    <w:p w14:paraId="03B7BE09" w14:textId="77777777" w:rsidR="00E51085" w:rsidRPr="00502838" w:rsidRDefault="00000000">
      <w:r w:rsidRPr="00502838">
        <w:t>Command: "What has not been considered?"</w:t>
      </w:r>
    </w:p>
    <w:p w14:paraId="3B0223C1" w14:textId="77777777" w:rsidR="00E51085" w:rsidRPr="00502838" w:rsidRDefault="00000000">
      <w:r w:rsidRPr="00502838">
        <w:t>What the LLM must do: List only material omissions that could affect the outcome. It must not restart the discussion or introduce new directions.</w:t>
      </w:r>
    </w:p>
    <w:p w14:paraId="5C227DB3" w14:textId="77777777" w:rsidR="00E51085" w:rsidRPr="00502838" w:rsidRDefault="00000000">
      <w:r w:rsidRPr="00502838">
        <w:t>Review each item. Address the ones that matter. Ignore the ones that do not. You decide — the LLM advises.</w:t>
      </w:r>
    </w:p>
    <w:p w14:paraId="323D2D05" w14:textId="77777777" w:rsidR="00E51085" w:rsidRPr="00502838" w:rsidRDefault="00000000">
      <w:pPr>
        <w:pStyle w:val="Callout"/>
      </w:pPr>
      <w:r w:rsidRPr="00502838">
        <w:rPr>
          <w:b/>
        </w:rPr>
        <w:t>EXAMPLE:</w:t>
      </w:r>
      <w:r w:rsidRPr="00502838">
        <w:t xml:space="preserve"> You have planned a monthly purchasing workflow. After approving the plan, you ask what is missing. The LLM notes that supplier lead-time failures and approval ownership have not been addressed. Those omissions can change whether the workflow actually works.</w:t>
      </w:r>
    </w:p>
    <w:p w14:paraId="6FF4EF5B" w14:textId="77777777" w:rsidR="00E51085" w:rsidRPr="00502838" w:rsidRDefault="00000000">
      <w:pPr>
        <w:pStyle w:val="Callout"/>
      </w:pPr>
      <w:r w:rsidRPr="00502838">
        <w:rPr>
          <w:b/>
          <w:rPrChange w:id="637" w:author="Shane Gaither" w:date="2026-08-18T21:14:00Z" w16du:dateUtc="2026-08-19T02:14:00Z">
            <w:rPr>
              <w:b/>
              <w:color w:val="0000FF"/>
            </w:rPr>
          </w:rPrChange>
        </w:rPr>
        <w:t>COMMON MISTAKE:</w:t>
      </w:r>
      <w:r w:rsidRPr="00502838">
        <w:rPr>
          <w:rPrChange w:id="638" w:author="Shane Gaither" w:date="2026-08-18T21:14:00Z" w16du:dateUtc="2026-08-19T02:14:00Z">
            <w:rPr>
              <w:color w:val="0000FF"/>
            </w:rPr>
          </w:rPrChange>
        </w:rPr>
        <w:t xml:space="preserve"> Skipping this step on consequential work. If you skip it before publishing or changing a live system and miss a permission issue, the failure appears after the work is already done.</w:t>
      </w:r>
    </w:p>
    <w:p w14:paraId="228F6E65" w14:textId="77777777" w:rsidR="00E51085" w:rsidRPr="00502838" w:rsidRDefault="00000000">
      <w:pPr>
        <w:pStyle w:val="Callout"/>
      </w:pPr>
      <w:r w:rsidRPr="00502838">
        <w:rPr>
          <w:b/>
        </w:rPr>
        <w:t>TIP AND TRICK:</w:t>
      </w:r>
      <w:r w:rsidRPr="00502838">
        <w:t xml:space="preserve"> Reject low-value omissions quickly so the review does not restart the entire design.</w:t>
      </w:r>
    </w:p>
    <w:p w14:paraId="738AE7BD" w14:textId="77777777" w:rsidR="00E51085" w:rsidRPr="00502838" w:rsidRDefault="00000000">
      <w:pPr>
        <w:pStyle w:val="Heading2"/>
        <w:rPr>
          <w:color w:val="auto"/>
          <w:rPrChange w:id="639" w:author="Shane Gaither" w:date="2026-08-18T21:14:00Z" w16du:dateUtc="2026-08-19T02:14:00Z">
            <w:rPr/>
          </w:rPrChange>
        </w:rPr>
      </w:pPr>
      <w:r w:rsidRPr="00502838">
        <w:rPr>
          <w:color w:val="auto"/>
          <w:rPrChange w:id="640" w:author="Shane Gaither" w:date="2026-08-18T21:14:00Z" w16du:dateUtc="2026-08-19T02:14:00Z">
            <w:rPr>
              <w:color w:val="0000FF"/>
            </w:rPr>
          </w:rPrChange>
        </w:rPr>
        <w:t>3.5  Iterate Until Diminishing Returns</w:t>
      </w:r>
    </w:p>
    <w:p w14:paraId="32E92FB4" w14:textId="77777777" w:rsidR="00E51085" w:rsidRPr="00502838" w:rsidRDefault="00000000">
      <w:pPr>
        <w:pStyle w:val="MainIdea"/>
      </w:pPr>
      <w:r w:rsidRPr="00502838">
        <w:rPr>
          <w:b/>
        </w:rPr>
        <w:t>“Main Idea: Use repeated review passes while each pass still produces material improvement.”</w:t>
      </w:r>
    </w:p>
    <w:p w14:paraId="36D7D18D" w14:textId="77777777" w:rsidR="00E51085" w:rsidRPr="00502838" w:rsidRDefault="00000000">
      <w:r w:rsidRPr="00502838">
        <w:lastRenderedPageBreak/>
        <w:t>Iteration is the deliberate review and revision of an output through repeated passes. A first pass creates the result. Later passes look for omissions, contradictions, weak examples, formatting defects, unsupported claims, and places where the output can be made more usable without changing the approved scope.</w:t>
      </w:r>
    </w:p>
    <w:p w14:paraId="108EDACD" w14:textId="77777777" w:rsidR="00E51085" w:rsidRPr="00502838" w:rsidRDefault="00000000">
      <w:r w:rsidRPr="00502838">
        <w:rPr>
          <w:rPrChange w:id="641" w:author="Shane Gaither" w:date="2026-08-18T21:14:00Z" w16du:dateUtc="2026-08-19T02:14:00Z">
            <w:rPr>
              <w:color w:val="0000FF"/>
            </w:rPr>
          </w:rPrChange>
        </w:rPr>
        <w:t>Use iteration on substantial prompts, documents, plans, code, analyses, and other work products that benefit from internal checking. Each pass must have a purpose. Stop when another pass would produce only cosmetic preference changes rather than material improvement.</w:t>
      </w:r>
    </w:p>
    <w:p w14:paraId="536CB660" w14:textId="77777777" w:rsidR="00E51085" w:rsidRPr="00502838" w:rsidRDefault="00000000">
      <w:r w:rsidRPr="00502838">
        <w:t>Command: "Iterate until the point of diminishing returns. Report the iteration count."</w:t>
      </w:r>
    </w:p>
    <w:p w14:paraId="0C9D5ACB" w14:textId="77777777" w:rsidR="00E51085" w:rsidRPr="00502838" w:rsidRDefault="00000000">
      <w:r w:rsidRPr="00502838">
        <w:t>What the LLM must do: Review and revise the work in meaningful passes, preserve the approved scope and source, stop when no material improvement remains, and report the actual number of passes completed.</w:t>
      </w:r>
    </w:p>
    <w:p w14:paraId="0BB0D007" w14:textId="77777777" w:rsidR="00E51085" w:rsidRPr="00502838" w:rsidRDefault="00000000">
      <w:pPr>
        <w:pStyle w:val="Callout"/>
      </w:pPr>
      <w:r w:rsidRPr="00502838">
        <w:rPr>
          <w:b/>
          <w:rPrChange w:id="642" w:author="Shane Gaither" w:date="2026-08-18T21:14:00Z" w16du:dateUtc="2026-08-19T02:14:00Z">
            <w:rPr>
              <w:b/>
              <w:color w:val="0000FF"/>
            </w:rPr>
          </w:rPrChange>
        </w:rPr>
        <w:t>EXAMPLE:</w:t>
      </w:r>
      <w:r w:rsidRPr="00502838">
        <w:rPr>
          <w:rPrChange w:id="643" w:author="Shane Gaither" w:date="2026-08-18T21:14:00Z" w16du:dateUtc="2026-08-19T02:14:00Z">
            <w:rPr>
              <w:color w:val="0000FF"/>
            </w:rPr>
          </w:rPrChange>
        </w:rPr>
        <w:t xml:space="preserve"> An LLM creates instructions for updating a live website. The first pass covers the requested steps, the second adds a missing way to restore the prior version if something fails, and the third finds no material defect. The LLM stops and reports three iterations.</w:t>
      </w:r>
    </w:p>
    <w:p w14:paraId="19294B73" w14:textId="77777777" w:rsidR="00E51085" w:rsidRPr="00502838" w:rsidRDefault="00000000">
      <w:pPr>
        <w:pStyle w:val="Callout"/>
      </w:pPr>
      <w:r w:rsidRPr="00502838">
        <w:rPr>
          <w:b/>
          <w:rPrChange w:id="644" w:author="Shane Gaither" w:date="2026-08-18T21:14:00Z" w16du:dateUtc="2026-08-19T02:14:00Z">
            <w:rPr>
              <w:b/>
              <w:color w:val="0000FF"/>
            </w:rPr>
          </w:rPrChange>
        </w:rPr>
        <w:t>COMMON MISTAKE:</w:t>
      </w:r>
      <w:r w:rsidRPr="00502838">
        <w:t xml:space="preserve"> Requesting a fixed number of iterations encourages performative passes that may add no value or create unnecessary changes.</w:t>
      </w:r>
    </w:p>
    <w:p w14:paraId="60404960" w14:textId="77777777" w:rsidR="00E51085" w:rsidRPr="00502838" w:rsidRDefault="00000000">
      <w:pPr>
        <w:pStyle w:val="Callout"/>
      </w:pPr>
      <w:r w:rsidRPr="00502838">
        <w:rPr>
          <w:b/>
          <w:rPrChange w:id="645" w:author="Shane Gaither" w:date="2026-08-18T21:14:00Z" w16du:dateUtc="2026-08-19T02:14:00Z">
            <w:rPr>
              <w:b/>
              <w:color w:val="0000FF"/>
            </w:rPr>
          </w:rPrChange>
        </w:rPr>
        <w:t>TIP AND TRICK:</w:t>
      </w:r>
      <w:r w:rsidRPr="00502838">
        <w:rPr>
          <w:rPrChange w:id="646" w:author="Shane Gaither" w:date="2026-08-18T21:14:00Z" w16du:dateUtc="2026-08-19T02:14:00Z">
            <w:rPr>
              <w:color w:val="0000FF"/>
            </w:rPr>
          </w:rPrChange>
        </w:rPr>
        <w:t xml:space="preserve"> Ask the LLM to state what materially changed on each pass when the work product is high risk. This makes empty iteration easier to detect.</w:t>
      </w:r>
    </w:p>
    <w:p w14:paraId="1D4BD679" w14:textId="77777777" w:rsidR="00E51085" w:rsidRPr="00502838" w:rsidRDefault="00000000">
      <w:pPr>
        <w:pStyle w:val="Heading2"/>
        <w:rPr>
          <w:color w:val="auto"/>
          <w:rPrChange w:id="647" w:author="Shane Gaither" w:date="2026-08-18T21:14:00Z" w16du:dateUtc="2026-08-19T02:14:00Z">
            <w:rPr/>
          </w:rPrChange>
        </w:rPr>
      </w:pPr>
      <w:r w:rsidRPr="00502838">
        <w:rPr>
          <w:color w:val="auto"/>
          <w:rPrChange w:id="648" w:author="Shane Gaither" w:date="2026-08-18T21:14:00Z" w16du:dateUtc="2026-08-19T02:14:00Z">
            <w:rPr>
              <w:color w:val="0000FF"/>
            </w:rPr>
          </w:rPrChange>
        </w:rPr>
        <w:t>3.6  Stop at the Point of Diminishing Returns</w:t>
      </w:r>
    </w:p>
    <w:p w14:paraId="016F9755" w14:textId="77777777" w:rsidR="00E51085" w:rsidRPr="00502838" w:rsidRDefault="00000000">
      <w:pPr>
        <w:pStyle w:val="MainIdea"/>
      </w:pPr>
      <w:r w:rsidRPr="00502838">
        <w:rPr>
          <w:b/>
        </w:rPr>
        <w:t>“Main Idea: Stop planning or revising when another pass no longer changes anything important.”</w:t>
      </w:r>
    </w:p>
    <w:p w14:paraId="310D5446" w14:textId="77777777" w:rsidR="00E51085" w:rsidRPr="00502838" w:rsidRDefault="00000000">
      <w:r w:rsidRPr="00502838">
        <w:t>The LLM can generate ideas indefinitely. If you let it, it will add qualifications, alternatives, and considerations past the point where any of them are useful. When further discussion is unlikely to produce any new material decisions, stop planning and move to execution.</w:t>
      </w:r>
    </w:p>
    <w:p w14:paraId="6766C457" w14:textId="77777777" w:rsidR="00E51085" w:rsidRPr="00502838" w:rsidRDefault="00000000">
      <w:r w:rsidRPr="00502838">
        <w:t>Command: "If the point of diminishing returns has been reached, say so."</w:t>
      </w:r>
    </w:p>
    <w:p w14:paraId="6C872AD0" w14:textId="77777777" w:rsidR="00E51085" w:rsidRPr="00502838" w:rsidRDefault="00000000">
      <w:r w:rsidRPr="00502838">
        <w:t>What the LLM must do: When further discussion will not improve the outcome, state that the point of diminishing returns has been reached and wait for the next instruction.</w:t>
      </w:r>
    </w:p>
    <w:p w14:paraId="1882509F" w14:textId="77777777" w:rsidR="00E51085" w:rsidRPr="00502838" w:rsidRDefault="00000000">
      <w:pPr>
        <w:pStyle w:val="Callout"/>
      </w:pPr>
      <w:r w:rsidRPr="00502838">
        <w:rPr>
          <w:b/>
        </w:rPr>
        <w:t>EXAMPLE:</w:t>
      </w:r>
      <w:r w:rsidRPr="00502838">
        <w:t xml:space="preserve"> You have approved the audience, structure, source, and verification method for a document expansion. A final review produces only optional wording preferences and no new material requirement. The point of diminishing returns has been reached; stop planning and begin the approved expansion.</w:t>
      </w:r>
    </w:p>
    <w:p w14:paraId="5A5B9C55" w14:textId="77777777" w:rsidR="00E51085" w:rsidRPr="00502838" w:rsidRDefault="00000000">
      <w:pPr>
        <w:pStyle w:val="Callout"/>
      </w:pPr>
      <w:r w:rsidRPr="00502838">
        <w:rPr>
          <w:b/>
        </w:rPr>
        <w:t>COMMON MISTAKE:</w:t>
      </w:r>
      <w:r w:rsidRPr="00502838">
        <w:t xml:space="preserve"> Continuing to discuss after the design is done because the conversation still feels productive. A productive-feeling conversation that produces no new material decisions is past its useful point.</w:t>
      </w:r>
    </w:p>
    <w:p w14:paraId="0789480B" w14:textId="77777777" w:rsidR="00E51085" w:rsidRPr="00502838" w:rsidRDefault="00000000">
      <w:pPr>
        <w:pStyle w:val="Callout"/>
      </w:pPr>
      <w:r w:rsidRPr="00502838">
        <w:rPr>
          <w:b/>
        </w:rPr>
        <w:t>TIP AND TRICK:</w:t>
      </w:r>
      <w:r w:rsidRPr="00502838">
        <w:t xml:space="preserve"> When the latest pass changes only wording preference, stop planning and execute.</w:t>
      </w:r>
    </w:p>
    <w:p w14:paraId="389D7556" w14:textId="77777777" w:rsidR="00E51085" w:rsidRPr="00502838" w:rsidRDefault="00000000">
      <w:pPr>
        <w:pStyle w:val="Heading2"/>
        <w:rPr>
          <w:color w:val="auto"/>
          <w:rPrChange w:id="649" w:author="Shane Gaither" w:date="2026-08-18T21:14:00Z" w16du:dateUtc="2026-08-19T02:14:00Z">
            <w:rPr/>
          </w:rPrChange>
        </w:rPr>
      </w:pPr>
      <w:r w:rsidRPr="00502838">
        <w:rPr>
          <w:color w:val="auto"/>
          <w:rPrChange w:id="650" w:author="Shane Gaither" w:date="2026-08-18T21:14:00Z" w16du:dateUtc="2026-08-19T02:14:00Z">
            <w:rPr>
              <w:color w:val="0000FF"/>
            </w:rPr>
          </w:rPrChange>
        </w:rPr>
        <w:t>3.7  Preserve One Clear User Path</w:t>
      </w:r>
    </w:p>
    <w:p w14:paraId="0BAB2595" w14:textId="77777777" w:rsidR="00E51085" w:rsidRPr="00502838" w:rsidRDefault="00000000">
      <w:pPr>
        <w:pStyle w:val="MainIdea"/>
      </w:pPr>
      <w:r w:rsidRPr="00502838">
        <w:rPr>
          <w:b/>
        </w:rPr>
        <w:t>“Main Idea: Give the user one clear recommended path when one path is supportable.”</w:t>
      </w:r>
    </w:p>
    <w:p w14:paraId="3FCD8797" w14:textId="77777777" w:rsidR="00E51085" w:rsidRPr="00502838" w:rsidRDefault="00000000">
      <w:r w:rsidRPr="00502838">
        <w:rPr>
          <w:rPrChange w:id="651" w:author="Shane Gaither" w:date="2026-08-18T21:14:00Z" w16du:dateUtc="2026-08-19T02:14:00Z">
            <w:rPr>
              <w:color w:val="0000FF"/>
            </w:rPr>
          </w:rPrChange>
        </w:rPr>
        <w:lastRenderedPageBreak/>
        <w:t>When designing instructions or prompts, the LLM should produce one clear sequence when one path is supportable from the available information — not a menu of technical options. Novice users should not have to choose among methods they do not yet understand. Ask the LLM to recommend the best-supported path and state any blocking uncertainty. The user remains responsible for deciding whether to follow that recommendation.</w:t>
      </w:r>
    </w:p>
    <w:p w14:paraId="4AD78A1D" w14:textId="77777777" w:rsidR="00E51085" w:rsidRPr="00502838" w:rsidRDefault="00000000">
      <w:r w:rsidRPr="00502838">
        <w:t>Tell the LLM explicitly when you want one answer: "Give me one clear path, not options."</w:t>
      </w:r>
    </w:p>
    <w:p w14:paraId="49DA67B5" w14:textId="77777777" w:rsidR="00E51085" w:rsidRPr="00502838" w:rsidRDefault="00000000">
      <w:pPr>
        <w:pStyle w:val="Callout"/>
      </w:pPr>
      <w:r w:rsidRPr="00502838">
        <w:rPr>
          <w:b/>
          <w:rPrChange w:id="652" w:author="Shane Gaither" w:date="2026-08-18T21:14:00Z" w16du:dateUtc="2026-08-19T02:14:00Z">
            <w:rPr>
              <w:b/>
              <w:color w:val="0000FF"/>
            </w:rPr>
          </w:rPrChange>
        </w:rPr>
        <w:t>EXAMPLE:</w:t>
      </w:r>
      <w:r w:rsidRPr="00502838">
        <w:rPr>
          <w:rPrChange w:id="653" w:author="Shane Gaither" w:date="2026-08-18T21:14:00Z" w16du:dateUtc="2026-08-19T02:14:00Z">
            <w:rPr>
              <w:color w:val="0000FF"/>
            </w:rPr>
          </w:rPrChange>
        </w:rPr>
        <w:t xml:space="preserve"> You need to put an updated file on your website. You want one procedure that matches your actual hosting setup — not a menu of several technical methods. Have the LLM determine which method applies from the information available or ask one blocking question if that information is missing.</w:t>
      </w:r>
    </w:p>
    <w:p w14:paraId="5AC9572E" w14:textId="77777777" w:rsidR="00E51085" w:rsidRPr="00502838" w:rsidRDefault="00000000">
      <w:pPr>
        <w:pStyle w:val="Callout"/>
      </w:pPr>
      <w:r w:rsidRPr="00502838">
        <w:rPr>
          <w:b/>
        </w:rPr>
        <w:t>COMMON MISTAKE:</w:t>
      </w:r>
      <w:r w:rsidRPr="00502838">
        <w:t xml:space="preserve"> Accepting multiple options because they look comprehensive. More options is not better output when you need to execute one correct procedure.</w:t>
      </w:r>
    </w:p>
    <w:p w14:paraId="79226409" w14:textId="77777777" w:rsidR="00E51085" w:rsidRPr="00502838" w:rsidRDefault="00000000">
      <w:pPr>
        <w:pStyle w:val="Callout"/>
      </w:pPr>
      <w:r w:rsidRPr="00502838">
        <w:rPr>
          <w:b/>
        </w:rPr>
        <w:t>TIP AND TRICK:</w:t>
      </w:r>
      <w:r w:rsidRPr="00502838">
        <w:t xml:space="preserve"> Ask for one recommended path plus one blocking limitation, not a menu of alternatives.</w:t>
      </w:r>
    </w:p>
    <w:p w14:paraId="3764B5CA" w14:textId="77777777" w:rsidR="00E51085" w:rsidRPr="00502838" w:rsidRDefault="00000000">
      <w:pPr>
        <w:pStyle w:val="Heading2"/>
        <w:rPr>
          <w:color w:val="auto"/>
          <w:rPrChange w:id="654" w:author="Shane Gaither" w:date="2026-08-18T21:14:00Z" w16du:dateUtc="2026-08-19T02:14:00Z">
            <w:rPr/>
          </w:rPrChange>
        </w:rPr>
      </w:pPr>
      <w:r w:rsidRPr="00502838">
        <w:rPr>
          <w:color w:val="auto"/>
          <w:rPrChange w:id="655" w:author="Shane Gaither" w:date="2026-08-18T21:14:00Z" w16du:dateUtc="2026-08-19T02:14:00Z">
            <w:rPr>
              <w:color w:val="0000FF"/>
            </w:rPr>
          </w:rPrChange>
        </w:rPr>
        <w:t>3.8  Correct Excess Detail Immediately</w:t>
      </w:r>
    </w:p>
    <w:p w14:paraId="2D9EDE6D" w14:textId="77777777" w:rsidR="00E51085" w:rsidRPr="00502838" w:rsidRDefault="00000000">
      <w:pPr>
        <w:pStyle w:val="MainIdea"/>
      </w:pPr>
      <w:r w:rsidRPr="00502838">
        <w:rPr>
          <w:b/>
        </w:rPr>
        <w:t>“Main Idea: When the response becomes too detailed, cut it back before the excess obscures the decision or next action.”</w:t>
      </w:r>
    </w:p>
    <w:p w14:paraId="42C7BF7C" w14:textId="77777777" w:rsidR="00E51085" w:rsidRPr="00502838" w:rsidRDefault="00000000">
      <w:r w:rsidRPr="00502838">
        <w:t>When the LLM gives more detail than you asked for, correct it immediately. Do not work around a bloated answer — scrolling past filler and picking out the relevant parts wastes time and increases the chance of missing something important. Correcting immediately resets the response style for the rest of the session.</w:t>
      </w:r>
    </w:p>
    <w:p w14:paraId="0409C141" w14:textId="77777777" w:rsidR="00E51085" w:rsidRPr="00502838" w:rsidRDefault="00000000">
      <w:r w:rsidRPr="00502838">
        <w:t>A short correction such as "TMI," "be concise," or "answer only the question asked" resets the response style and protects workflow speed.</w:t>
      </w:r>
    </w:p>
    <w:p w14:paraId="05479FDA" w14:textId="77777777" w:rsidR="00E51085" w:rsidRPr="00502838" w:rsidRDefault="00000000">
      <w:pPr>
        <w:pStyle w:val="Callout"/>
      </w:pPr>
      <w:r w:rsidRPr="00502838">
        <w:rPr>
          <w:b/>
        </w:rPr>
        <w:t>EXAMPLE:</w:t>
      </w:r>
      <w:r w:rsidRPr="00502838">
        <w:t xml:space="preserve"> You ask for the location of a file. The LLM gives you the path, a description of the file, its history, how it is used, and three alternatives. That is TMI. Say so. The LLM should give you the path and nothing else.</w:t>
      </w:r>
    </w:p>
    <w:p w14:paraId="27CC1B61" w14:textId="77777777" w:rsidR="00E51085" w:rsidRPr="00502838" w:rsidRDefault="00000000">
      <w:pPr>
        <w:pStyle w:val="Callout"/>
      </w:pPr>
      <w:r w:rsidRPr="00502838">
        <w:rPr>
          <w:b/>
        </w:rPr>
        <w:t>COMMON MISTAKE:</w:t>
      </w:r>
      <w:r w:rsidRPr="00502838">
        <w:t xml:space="preserve"> Accepting verbose answers because correcting them feels impolite. Correct excess detail immediately so the decision or next action does not get buried.</w:t>
      </w:r>
    </w:p>
    <w:p w14:paraId="5C432005" w14:textId="77777777" w:rsidR="00E51085" w:rsidRPr="00502838" w:rsidRDefault="00000000">
      <w:pPr>
        <w:pStyle w:val="Callout"/>
      </w:pPr>
      <w:r w:rsidRPr="00502838">
        <w:rPr>
          <w:b/>
        </w:rPr>
        <w:t>TIP AND TRICK:</w:t>
      </w:r>
      <w:r w:rsidRPr="00502838">
        <w:t xml:space="preserve"> Use “TMI. Answer only [requested item]” to reset both length and scope.</w:t>
      </w:r>
    </w:p>
    <w:p w14:paraId="16303A1C" w14:textId="77777777" w:rsidR="00E51085" w:rsidRPr="00502838" w:rsidRDefault="00000000">
      <w:pPr>
        <w:pStyle w:val="Heading2"/>
        <w:rPr>
          <w:color w:val="auto"/>
          <w:rPrChange w:id="656" w:author="Shane Gaither" w:date="2026-08-18T21:14:00Z" w16du:dateUtc="2026-08-19T02:14:00Z">
            <w:rPr/>
          </w:rPrChange>
        </w:rPr>
      </w:pPr>
      <w:r w:rsidRPr="00502838">
        <w:rPr>
          <w:color w:val="auto"/>
          <w:rPrChange w:id="657" w:author="Shane Gaither" w:date="2026-08-18T21:14:00Z" w16du:dateUtc="2026-08-19T02:14:00Z">
            <w:rPr>
              <w:color w:val="0000FF"/>
            </w:rPr>
          </w:rPrChange>
        </w:rPr>
        <w:t>3.9  Match the Amount of Control to the Size and Risk of the Task</w:t>
      </w:r>
    </w:p>
    <w:p w14:paraId="5331F2ED" w14:textId="77777777" w:rsidR="00E51085" w:rsidRPr="00502838" w:rsidRDefault="00000000">
      <w:pPr>
        <w:pStyle w:val="MainIdea"/>
      </w:pPr>
      <w:r w:rsidRPr="00502838">
        <w:rPr>
          <w:b/>
          <w:rPrChange w:id="658" w:author="Shane Gaither" w:date="2026-08-18T21:14:00Z" w16du:dateUtc="2026-08-19T02:14:00Z">
            <w:rPr>
              <w:b/>
              <w:color w:val="000000"/>
            </w:rPr>
          </w:rPrChange>
        </w:rPr>
        <w:t>“Main Idea: Use more control for consequential work and less ceremony for simple, reversible tasks.”</w:t>
      </w:r>
    </w:p>
    <w:p w14:paraId="3E415520" w14:textId="77777777" w:rsidR="00E51085" w:rsidRPr="00502838" w:rsidRDefault="00000000">
      <w:r w:rsidRPr="00502838">
        <w:rPr>
          <w:rPrChange w:id="659" w:author="Shane Gaither" w:date="2026-08-18T21:14:00Z" w16du:dateUtc="2026-08-19T02:14:00Z">
            <w:rPr>
              <w:color w:val="0000FF"/>
            </w:rPr>
          </w:rPrChange>
        </w:rPr>
        <w:t>Not every task needs the same amount of control. A one-sentence rewrite does not require the same process as publishing a website, editing a contract, deleting files, or changing a live system. Apply enough control to prevent the likely failure without turning a simple task into a ceremony.</w:t>
      </w:r>
    </w:p>
    <w:p w14:paraId="6B6B7D18" w14:textId="77777777" w:rsidR="00E51085" w:rsidRPr="00502838" w:rsidRDefault="00000000">
      <w:r w:rsidRPr="00502838">
        <w:t>Low-risk task: State the instruction clearly, check the result, and correct any defect.</w:t>
      </w:r>
    </w:p>
    <w:p w14:paraId="15AB0512" w14:textId="77777777" w:rsidR="00E51085" w:rsidRPr="00502838" w:rsidRDefault="00000000">
      <w:r w:rsidRPr="00502838">
        <w:rPr>
          <w:rPrChange w:id="660" w:author="Shane Gaither" w:date="2026-08-18T21:14:00Z" w16du:dateUtc="2026-08-19T02:14:00Z">
            <w:rPr>
              <w:color w:val="0000FF"/>
            </w:rPr>
          </w:rPrChange>
        </w:rPr>
        <w:lastRenderedPageBreak/>
        <w:t>Moderate task: Define scope, reflect, approve, execute in stages, and verify the resulting file or work product.</w:t>
      </w:r>
    </w:p>
    <w:p w14:paraId="5CEE470C" w14:textId="77777777" w:rsidR="00E51085" w:rsidRPr="00502838" w:rsidRDefault="00000000">
      <w:r w:rsidRPr="00502838">
        <w:rPr>
          <w:rPrChange w:id="661" w:author="Shane Gaither" w:date="2026-08-18T21:14:00Z" w16du:dateUtc="2026-08-19T02:14:00Z">
            <w:rPr>
              <w:color w:val="0000FF"/>
            </w:rPr>
          </w:rPrChange>
        </w:rPr>
        <w:t>High-risk or irreversible task: Define authority, preserve the source, reflect, identify missing considerations, approve, preserve a clear way to undo the change or restore the prior state, execute one controlled action, and verify independently before acceptance.</w:t>
      </w:r>
    </w:p>
    <w:p w14:paraId="3C288A73" w14:textId="77777777" w:rsidR="00E51085" w:rsidRPr="00502838" w:rsidRDefault="00000000">
      <w:r w:rsidRPr="00502838">
        <w:t>RULE: Increase control when the cost of a wrong assumption, unauthorized change, or false completion claim increases.</w:t>
      </w:r>
    </w:p>
    <w:p w14:paraId="7A54379D" w14:textId="77777777" w:rsidR="00E51085" w:rsidRPr="00502838" w:rsidRDefault="00000000">
      <w:pPr>
        <w:pStyle w:val="Callout"/>
      </w:pPr>
      <w:r w:rsidRPr="00502838">
        <w:rPr>
          <w:b/>
          <w:rPrChange w:id="662" w:author="Shane Gaither" w:date="2026-08-18T21:14:00Z" w16du:dateUtc="2026-08-19T02:14:00Z">
            <w:rPr>
              <w:b/>
              <w:color w:val="0000FF"/>
            </w:rPr>
          </w:rPrChange>
        </w:rPr>
        <w:t>EXAMPLE:</w:t>
      </w:r>
      <w:r w:rsidRPr="00502838">
        <w:rPr>
          <w:rPrChange w:id="663" w:author="Shane Gaither" w:date="2026-08-18T21:14:00Z" w16du:dateUtc="2026-08-19T02:14:00Z">
            <w:rPr>
              <w:color w:val="0000FF"/>
            </w:rPr>
          </w:rPrChange>
        </w:rPr>
        <w:t xml:space="preserve"> A user asks for a spelling correction in one paragraph. The LLM edits only that paragraph and verifies it. Before publishing or changing a live website, the same user requires reflection, approval, a recoverable prior state, controlled execution, and verification of the live result.</w:t>
      </w:r>
    </w:p>
    <w:p w14:paraId="0BE67A13" w14:textId="77777777" w:rsidR="00E51085" w:rsidRPr="00502838" w:rsidRDefault="00000000">
      <w:pPr>
        <w:pStyle w:val="Callout"/>
      </w:pPr>
      <w:r w:rsidRPr="00502838">
        <w:rPr>
          <w:b/>
          <w:rPrChange w:id="664" w:author="Shane Gaither" w:date="2026-08-18T21:14:00Z" w16du:dateUtc="2026-08-19T02:14:00Z">
            <w:rPr>
              <w:b/>
              <w:color w:val="0000FF"/>
            </w:rPr>
          </w:rPrChange>
        </w:rPr>
        <w:t>COMMON MISTAKE:</w:t>
      </w:r>
      <w:r w:rsidRPr="00502838">
        <w:rPr>
          <w:rPrChange w:id="665" w:author="Shane Gaither" w:date="2026-08-18T21:14:00Z" w16du:dateUtc="2026-08-19T02:14:00Z">
            <w:rPr>
              <w:color w:val="0000FF"/>
            </w:rPr>
          </w:rPrChange>
        </w:rPr>
        <w:t xml:space="preserve"> Applying the full high-risk workflow to every tiny edit makes the process burdensome; applying a casual workflow to an irreversible action leaves the user unprotected.</w:t>
      </w:r>
    </w:p>
    <w:p w14:paraId="23E5DE15" w14:textId="77777777" w:rsidR="00E51085" w:rsidRPr="00502838" w:rsidRDefault="00000000">
      <w:pPr>
        <w:pStyle w:val="Callout"/>
      </w:pPr>
      <w:r w:rsidRPr="00502838">
        <w:rPr>
          <w:b/>
        </w:rPr>
        <w:t>TIP AND TRICK:</w:t>
      </w:r>
      <w:r w:rsidRPr="00502838">
        <w:t xml:space="preserve"> Match the control level to the cost of failure, not to the length of the request.</w:t>
      </w:r>
    </w:p>
    <w:p w14:paraId="4485816D" w14:textId="77777777" w:rsidR="00E51085" w:rsidRPr="00502838" w:rsidRDefault="00000000">
      <w:pPr>
        <w:pStyle w:val="Heading2"/>
        <w:rPr>
          <w:color w:val="auto"/>
          <w:rPrChange w:id="666" w:author="Shane Gaither" w:date="2026-08-18T21:14:00Z" w16du:dateUtc="2026-08-19T02:14:00Z">
            <w:rPr/>
          </w:rPrChange>
        </w:rPr>
      </w:pPr>
      <w:r w:rsidRPr="00502838">
        <w:rPr>
          <w:color w:val="auto"/>
          <w:rPrChange w:id="667" w:author="Shane Gaither" w:date="2026-08-18T21:14:00Z" w16du:dateUtc="2026-08-19T02:14:00Z">
            <w:rPr>
              <w:color w:val="0000FF"/>
            </w:rPr>
          </w:rPrChange>
        </w:rPr>
        <w:t>3.10  Distinguish Material Ambiguity from Unnecessary Questions</w:t>
      </w:r>
    </w:p>
    <w:p w14:paraId="50C31C78" w14:textId="77777777" w:rsidR="00E51085" w:rsidRPr="00502838" w:rsidRDefault="00000000">
      <w:pPr>
        <w:pStyle w:val="MainIdea"/>
      </w:pPr>
      <w:r w:rsidRPr="00502838">
        <w:rPr>
          <w:b/>
        </w:rPr>
        <w:t>“Main Idea: Ask only when missing information can materially change the result; otherwise make a bounded assumption or use a placeholder.”</w:t>
      </w:r>
    </w:p>
    <w:p w14:paraId="68281AAE" w14:textId="77777777" w:rsidR="00E51085" w:rsidRPr="00502838" w:rsidRDefault="00000000">
      <w:r w:rsidRPr="00502838">
        <w:rPr>
          <w:rPrChange w:id="668" w:author="Shane Gaither" w:date="2026-08-18T21:14:00Z" w16du:dateUtc="2026-08-19T02:14:00Z">
            <w:rPr>
              <w:color w:val="0000FF"/>
            </w:rPr>
          </w:rPrChange>
        </w:rPr>
        <w:t>The LLM should ask a question only when the missing answer could materially change the output, authority, risk, path, or file. A question is unnecessary when the answer is already present, the missing detail is cosmetic, or a visible placeholder would safely preserve the gap.</w:t>
      </w:r>
    </w:p>
    <w:p w14:paraId="65948569" w14:textId="77777777" w:rsidR="00E51085" w:rsidRPr="00502838" w:rsidRDefault="00000000">
      <w:r w:rsidRPr="00502838">
        <w:rPr>
          <w:rPrChange w:id="669" w:author="Shane Gaither" w:date="2026-08-18T21:14:00Z" w16du:dateUtc="2026-08-19T02:14:00Z">
            <w:rPr>
              <w:color w:val="0000FF"/>
            </w:rPr>
          </w:rPrChange>
        </w:rPr>
        <w:t>Material ambiguity examples: Which source file controls? Which file may be overwritten? Is the instruction a critique or an edit? Who may approve publication? Which version controls?</w:t>
      </w:r>
    </w:p>
    <w:p w14:paraId="0DCF052F" w14:textId="77777777" w:rsidR="00E51085" w:rsidRPr="00502838" w:rsidRDefault="00000000">
      <w:r w:rsidRPr="00502838">
        <w:t>Nonblocking examples: A minor filename preference, a decorative color, or an optional subtitle that can be left unchanged.</w:t>
      </w:r>
    </w:p>
    <w:p w14:paraId="5A068F19" w14:textId="77777777" w:rsidR="00E51085" w:rsidRPr="00502838" w:rsidRDefault="00000000">
      <w:r w:rsidRPr="00502838">
        <w:t>RULE: Ask only the smallest question that resolves the blocking ambiguity.</w:t>
      </w:r>
    </w:p>
    <w:p w14:paraId="48ACA6AC" w14:textId="77777777" w:rsidR="00E51085" w:rsidRPr="00502838" w:rsidRDefault="00000000">
      <w:pPr>
        <w:pStyle w:val="Callout"/>
      </w:pPr>
      <w:r w:rsidRPr="00502838">
        <w:rPr>
          <w:b/>
          <w:rPrChange w:id="670" w:author="Shane Gaither" w:date="2026-08-18T21:14:00Z" w16du:dateUtc="2026-08-19T02:14:00Z">
            <w:rPr>
              <w:b/>
              <w:color w:val="0000FF"/>
            </w:rPr>
          </w:rPrChange>
        </w:rPr>
        <w:t>EXAMPLE:</w:t>
      </w:r>
      <w:r w:rsidRPr="00502838">
        <w:rPr>
          <w:rPrChange w:id="671" w:author="Shane Gaither" w:date="2026-08-18T21:14:00Z" w16du:dateUtc="2026-08-19T02:14:00Z">
            <w:rPr>
              <w:color w:val="0000FF"/>
            </w:rPr>
          </w:rPrChange>
        </w:rPr>
        <w:t xml:space="preserve"> The output filename is unspecified, but the approved naming convention already determines it. The LLM should apply the convention rather than ask. If two uploaded files both appear to be the controlling source, the LLM must stop and ask which one controls.</w:t>
      </w:r>
    </w:p>
    <w:p w14:paraId="2282E03D" w14:textId="77777777" w:rsidR="00E51085" w:rsidRPr="00502838" w:rsidRDefault="00000000">
      <w:pPr>
        <w:pStyle w:val="Callout"/>
      </w:pPr>
      <w:r w:rsidRPr="00502838">
        <w:rPr>
          <w:b/>
          <w:rPrChange w:id="672" w:author="Shane Gaither" w:date="2026-08-18T21:14:00Z" w16du:dateUtc="2026-08-19T02:14:00Z">
            <w:rPr>
              <w:b/>
              <w:color w:val="0000FF"/>
            </w:rPr>
          </w:rPrChange>
        </w:rPr>
        <w:t>COMMON MISTAKE:</w:t>
      </w:r>
      <w:r w:rsidRPr="00502838">
        <w:rPr>
          <w:rPrChange w:id="673" w:author="Shane Gaither" w:date="2026-08-18T21:14:00Z" w16du:dateUtc="2026-08-19T02:14:00Z">
            <w:rPr>
              <w:color w:val="0000FF"/>
            </w:rPr>
          </w:rPrChange>
        </w:rPr>
        <w:t xml:space="preserve"> Asking broad questions that do not change the outcome wastes time. Guessing when the controlling source file is uncertain is worse.</w:t>
      </w:r>
    </w:p>
    <w:p w14:paraId="11E15024" w14:textId="77777777" w:rsidR="00E51085" w:rsidRPr="00502838" w:rsidRDefault="00000000">
      <w:pPr>
        <w:pStyle w:val="Callout"/>
      </w:pPr>
      <w:r w:rsidRPr="00502838">
        <w:rPr>
          <w:b/>
        </w:rPr>
        <w:t>TIP AND TRICK:</w:t>
      </w:r>
      <w:r w:rsidRPr="00502838">
        <w:t xml:space="preserve"> Use a placeholder for a harmless missing detail; ask a question only when the answer changes the result.</w:t>
      </w:r>
    </w:p>
    <w:p w14:paraId="0BCC2F9A" w14:textId="77777777" w:rsidR="00E51085" w:rsidRPr="00502838" w:rsidRDefault="00000000">
      <w:r w:rsidRPr="00502838">
        <w:t>LOGIC CHECK: A missing or incorrect logic word can be a material ambiguity even when the subject and action are clear. “Change A and B” is different from “change A or B”; “do not delete” is different from “delete.” When the literal operator and the apparent intent conflict, do not guess which one should control. Resolve the operator that changes the outcome before execution.</w:t>
      </w:r>
    </w:p>
    <w:p w14:paraId="334AD51A" w14:textId="77777777" w:rsidR="00E51085" w:rsidRPr="00502838" w:rsidRDefault="00000000">
      <w:pPr>
        <w:pStyle w:val="Heading2"/>
        <w:rPr>
          <w:color w:val="auto"/>
          <w:rPrChange w:id="674" w:author="Shane Gaither" w:date="2026-08-18T21:14:00Z" w16du:dateUtc="2026-08-19T02:14:00Z">
            <w:rPr/>
          </w:rPrChange>
        </w:rPr>
      </w:pPr>
      <w:r w:rsidRPr="00502838">
        <w:rPr>
          <w:color w:val="auto"/>
          <w:rPrChange w:id="675" w:author="Shane Gaither" w:date="2026-08-18T21:14:00Z" w16du:dateUtc="2026-08-19T02:14:00Z">
            <w:rPr>
              <w:color w:val="0000FF"/>
            </w:rPr>
          </w:rPrChange>
        </w:rPr>
        <w:lastRenderedPageBreak/>
        <w:t>3.11  Reapprove Material Scope Changes</w:t>
      </w:r>
    </w:p>
    <w:p w14:paraId="58DE1C16" w14:textId="77777777" w:rsidR="00E51085" w:rsidRPr="00502838" w:rsidRDefault="00000000">
      <w:pPr>
        <w:pStyle w:val="MainIdea"/>
      </w:pPr>
      <w:r w:rsidRPr="00502838">
        <w:rPr>
          <w:b/>
        </w:rPr>
        <w:t>“Main Idea: If the task changes materially after approval, reflect and approve the changed scope again.”</w:t>
      </w:r>
    </w:p>
    <w:p w14:paraId="5BE8696F" w14:textId="77777777" w:rsidR="00E51085" w:rsidRPr="00502838" w:rsidRDefault="00000000">
      <w:r w:rsidRPr="00502838">
        <w:t>Approval authorizes the reflected scope, not every related task that appears later. If new information changes the source, intended audience, output format, authority, risk, or required deliverable, the prior approval no longer covers the changed work.</w:t>
      </w:r>
    </w:p>
    <w:p w14:paraId="7E21A14F" w14:textId="77777777" w:rsidR="00E51085" w:rsidRPr="00502838" w:rsidRDefault="00000000">
      <w:r w:rsidRPr="00502838">
        <w:t>When scope changes materially: stop, state what changed, reflect the revised scope, obtain approval, and then resume.</w:t>
      </w:r>
    </w:p>
    <w:p w14:paraId="6B3659AB" w14:textId="77777777" w:rsidR="00E51085" w:rsidRPr="00502838" w:rsidRDefault="00000000">
      <w:r w:rsidRPr="00502838">
        <w:t>A local correction does not require reopening the whole task. A change to the task itself does.</w:t>
      </w:r>
    </w:p>
    <w:p w14:paraId="1F1AECA2" w14:textId="77777777" w:rsidR="00E51085" w:rsidRPr="00502838" w:rsidRDefault="00000000">
      <w:pPr>
        <w:pStyle w:val="Callout"/>
      </w:pPr>
      <w:r w:rsidRPr="00502838">
        <w:rPr>
          <w:b/>
        </w:rPr>
        <w:t>EXAMPLE:</w:t>
      </w:r>
      <w:r w:rsidRPr="00502838">
        <w:t xml:space="preserve"> A travel-planning session expands from comparing destinations into purchasing airline tickets. Purchase authority and payment were not part of the approved research scope, so the LLM reflects the new action and waits for approval.</w:t>
      </w:r>
    </w:p>
    <w:p w14:paraId="66F4D1E6" w14:textId="77777777" w:rsidR="00E51085" w:rsidRPr="00502838" w:rsidRDefault="00000000">
      <w:pPr>
        <w:pStyle w:val="Callout"/>
      </w:pPr>
      <w:r w:rsidRPr="00502838">
        <w:rPr>
          <w:b/>
        </w:rPr>
        <w:t>COMMON MISTAKE:</w:t>
      </w:r>
      <w:r w:rsidRPr="00502838">
        <w:t xml:space="preserve"> Continuing under an old approval after the deliverable or authority changes creates unauthorized scope expansion.</w:t>
      </w:r>
    </w:p>
    <w:p w14:paraId="59255698" w14:textId="77777777" w:rsidR="00E51085" w:rsidRPr="00502838" w:rsidRDefault="00000000">
      <w:pPr>
        <w:pStyle w:val="Callout"/>
      </w:pPr>
      <w:r w:rsidRPr="00502838">
        <w:rPr>
          <w:b/>
        </w:rPr>
        <w:t>TIP AND TRICK:</w:t>
      </w:r>
      <w:r w:rsidRPr="00502838">
        <w:t xml:space="preserve"> State the changed element explicitly before requesting renewed approval.</w:t>
      </w:r>
    </w:p>
    <w:p w14:paraId="0877F098" w14:textId="77777777" w:rsidR="00E51085" w:rsidRPr="00502838" w:rsidRDefault="00000000">
      <w:pPr>
        <w:pStyle w:val="Heading2"/>
        <w:rPr>
          <w:color w:val="auto"/>
          <w:rPrChange w:id="676" w:author="Shane Gaither" w:date="2026-08-18T21:14:00Z" w16du:dateUtc="2026-08-19T02:14:00Z">
            <w:rPr/>
          </w:rPrChange>
        </w:rPr>
      </w:pPr>
      <w:r w:rsidRPr="00502838">
        <w:rPr>
          <w:color w:val="auto"/>
          <w:rPrChange w:id="677" w:author="Shane Gaither" w:date="2026-08-18T21:14:00Z" w16du:dateUtc="2026-08-19T02:14:00Z">
            <w:rPr>
              <w:color w:val="0000FF"/>
            </w:rPr>
          </w:rPrChange>
        </w:rPr>
        <w:t>3.12  Keep Planning, Critique, Editing, and Execution Separate</w:t>
      </w:r>
    </w:p>
    <w:p w14:paraId="7C55B5DB" w14:textId="77777777" w:rsidR="00E51085" w:rsidRPr="00502838" w:rsidRDefault="00000000">
      <w:pPr>
        <w:pStyle w:val="MainIdea"/>
      </w:pPr>
      <w:r w:rsidRPr="00502838">
        <w:rPr>
          <w:b/>
        </w:rPr>
        <w:t>“Main Idea: Do not let analysis, recommendations, edits, and execution silently collapse into one operation.”</w:t>
      </w:r>
    </w:p>
    <w:p w14:paraId="7F2E8D10" w14:textId="77777777" w:rsidR="00E51085" w:rsidRPr="00502838" w:rsidRDefault="00000000">
      <w:r w:rsidRPr="00502838">
        <w:rPr>
          <w:rPrChange w:id="678" w:author="Shane Gaither" w:date="2026-08-18T21:14:00Z" w16du:dateUtc="2026-08-19T02:14:00Z">
            <w:rPr>
              <w:color w:val="0000FF"/>
            </w:rPr>
          </w:rPrChange>
        </w:rPr>
        <w:t>Each phase has a different purpose and authority. Planning defines what should be done. Critique identifies strengths, defects, and expansion opportunities without changing the source. Editing changes an existing source or approved copy within an approved scope. Execution creates or applies the approved result.</w:t>
      </w:r>
    </w:p>
    <w:p w14:paraId="37E69E6B" w14:textId="77777777" w:rsidR="00E51085" w:rsidRPr="00502838" w:rsidRDefault="00000000">
      <w:r w:rsidRPr="00502838">
        <w:t>Do not allow a critique to silently become an edit, or a planning discussion to silently become execution. When the requested action changes phases, state the new phase and confirm that the user has authorized it.</w:t>
      </w:r>
    </w:p>
    <w:p w14:paraId="25582F3D" w14:textId="77777777" w:rsidR="00E51085" w:rsidRPr="00502838" w:rsidRDefault="00000000">
      <w:pPr>
        <w:pStyle w:val="Callout"/>
      </w:pPr>
      <w:r w:rsidRPr="00502838">
        <w:rPr>
          <w:b/>
        </w:rPr>
        <w:t>EXAMPLE:</w:t>
      </w:r>
      <w:r w:rsidRPr="00502838">
        <w:t xml:space="preserve"> The LLM reviews a monthly expense report and recommends changing the approval threshold. That critique does not alter the spreadsheet or company policy. The user must separately authorize an edit or implementation action.</w:t>
      </w:r>
    </w:p>
    <w:p w14:paraId="4318EBC3" w14:textId="77777777" w:rsidR="00E51085" w:rsidRPr="00502838" w:rsidRDefault="00000000">
      <w:pPr>
        <w:pStyle w:val="Callout"/>
      </w:pPr>
      <w:r w:rsidRPr="00502838">
        <w:rPr>
          <w:b/>
        </w:rPr>
        <w:t>COMMON MISTAKE:</w:t>
      </w:r>
      <w:r w:rsidRPr="00502838">
        <w:t xml:space="preserve"> Treating “I agree with that finding” as permission to rewrite the document. Agreement with analysis is not automatically authorization to edit.</w:t>
      </w:r>
    </w:p>
    <w:p w14:paraId="2E195EF3" w14:textId="77777777" w:rsidR="00E51085" w:rsidRPr="00502838" w:rsidRDefault="00000000">
      <w:pPr>
        <w:pStyle w:val="Callout"/>
      </w:pPr>
      <w:r w:rsidRPr="00502838">
        <w:rPr>
          <w:b/>
        </w:rPr>
        <w:t>TIP AND TRICK:</w:t>
      </w:r>
      <w:r w:rsidRPr="00502838">
        <w:t xml:space="preserve"> Name the current phase at the start of significant work: planning, critique, editing, execution, or verification.</w:t>
      </w:r>
    </w:p>
    <w:p w14:paraId="1E5C5237" w14:textId="77777777" w:rsidR="00E51085" w:rsidRPr="00502838" w:rsidRDefault="00000000">
      <w:pPr>
        <w:pStyle w:val="Heading1"/>
        <w:pageBreakBefore/>
        <w:rPr>
          <w:color w:val="auto"/>
          <w:rPrChange w:id="679" w:author="Shane Gaither" w:date="2026-08-18T21:14:00Z" w16du:dateUtc="2026-08-19T02:14:00Z">
            <w:rPr/>
          </w:rPrChange>
        </w:rPr>
      </w:pPr>
      <w:r w:rsidRPr="00502838">
        <w:rPr>
          <w:color w:val="auto"/>
          <w:rPrChange w:id="680" w:author="Shane Gaither" w:date="2026-08-18T21:14:00Z" w16du:dateUtc="2026-08-19T02:14:00Z">
            <w:rPr>
              <w:color w:val="0000FF"/>
            </w:rPr>
          </w:rPrChange>
        </w:rPr>
        <w:lastRenderedPageBreak/>
        <w:t>PART IV — CONTROL LANGUAGE</w:t>
      </w:r>
    </w:p>
    <w:p w14:paraId="56CADBD3" w14:textId="77777777" w:rsidR="00E51085" w:rsidRPr="00502838" w:rsidRDefault="00000000">
      <w:r w:rsidRPr="00502838">
        <w:rPr>
          <w:rPrChange w:id="681" w:author="Shane Gaither" w:date="2026-08-18T21:14:00Z" w16du:dateUtc="2026-08-19T02:14:00Z">
            <w:rPr>
              <w:color w:val="0000FF"/>
            </w:rPr>
          </w:rPrChange>
        </w:rPr>
        <w:t>You have already seen why these controls exist. This part turns them into a reference so you can reuse the language without memorizing it all at once.</w:t>
      </w:r>
    </w:p>
    <w:p w14:paraId="3F60114F" w14:textId="77777777" w:rsidR="00E51085" w:rsidRPr="00502838" w:rsidRDefault="00000000">
      <w:pPr>
        <w:pStyle w:val="Heading2"/>
        <w:rPr>
          <w:color w:val="auto"/>
          <w:rPrChange w:id="682" w:author="Shane Gaither" w:date="2026-08-18T21:14:00Z" w16du:dateUtc="2026-08-19T02:14:00Z">
            <w:rPr/>
          </w:rPrChange>
        </w:rPr>
      </w:pPr>
      <w:r w:rsidRPr="00502838">
        <w:rPr>
          <w:color w:val="auto"/>
          <w:rPrChange w:id="683" w:author="Shane Gaither" w:date="2026-08-18T21:14:00Z" w16du:dateUtc="2026-08-19T02:14:00Z">
            <w:rPr>
              <w:color w:val="0000FF"/>
            </w:rPr>
          </w:rPrChange>
        </w:rPr>
        <w:t>4.1  Command Quick Reference</w:t>
      </w:r>
    </w:p>
    <w:p w14:paraId="6384CD80" w14:textId="77777777" w:rsidR="00E51085" w:rsidRPr="00502838" w:rsidRDefault="00000000">
      <w:pPr>
        <w:pStyle w:val="MainIdea"/>
      </w:pPr>
      <w:r w:rsidRPr="00502838">
        <w:rPr>
          <w:b/>
        </w:rPr>
        <w:t>“Main Idea: Use these commands to tell the LLM when to reflect, act, stop, iterate, or shorten its answer.”</w:t>
      </w:r>
    </w:p>
    <w:p w14:paraId="78CCA47A" w14:textId="77777777" w:rsidR="00E51085" w:rsidRPr="00502838" w:rsidRDefault="00000000">
      <w:pPr>
        <w:pStyle w:val="Callout"/>
      </w:pPr>
      <w:r w:rsidRPr="00502838">
        <w:rPr>
          <w:b/>
        </w:rPr>
        <w:t>EXAMPLE:</w:t>
      </w:r>
      <w:r w:rsidRPr="00502838">
        <w:t xml:space="preserve"> Keep the quick-reference table visible while working. Use “Reflect” before a consequential stage, “Approved; proceed” to authorize it, and “NFAR” to close the completed stage.</w:t>
      </w:r>
    </w:p>
    <w:p w14:paraId="5DCEDB9F" w14:textId="77777777" w:rsidR="00E51085" w:rsidRPr="00502838" w:rsidRDefault="00000000">
      <w:pPr>
        <w:pStyle w:val="Callout"/>
      </w:pPr>
      <w:r w:rsidRPr="00502838">
        <w:rPr>
          <w:b/>
        </w:rPr>
        <w:t>COMMON MISTAKE:</w:t>
      </w:r>
      <w:r w:rsidRPr="00502838">
        <w:t xml:space="preserve"> Using commands as vague conversational language instead of precise controls makes their effect unclear.</w:t>
      </w:r>
    </w:p>
    <w:p w14:paraId="63CC53FA" w14:textId="77777777" w:rsidR="00E51085" w:rsidRPr="00502838" w:rsidRDefault="00000000">
      <w:pPr>
        <w:pStyle w:val="Callout"/>
      </w:pPr>
      <w:r w:rsidRPr="00502838">
        <w:rPr>
          <w:b/>
        </w:rPr>
        <w:t>TIP AND TRICK:</w:t>
      </w:r>
      <w:r w:rsidRPr="00502838">
        <w:t xml:space="preserve"> Keep the quick-reference table available until the control commands become habitual.</w:t>
      </w:r>
    </w:p>
    <w:p w14:paraId="30BE8945" w14:textId="77777777" w:rsidR="00E51085" w:rsidRPr="00502838" w:rsidRDefault="00000000">
      <w:pPr>
        <w:pStyle w:val="Heading2"/>
        <w:rPr>
          <w:color w:val="auto"/>
          <w:rPrChange w:id="684" w:author="Shane Gaither" w:date="2026-08-18T21:14:00Z" w16du:dateUtc="2026-08-19T02:14:00Z">
            <w:rPr/>
          </w:rPrChange>
        </w:rPr>
      </w:pPr>
      <w:r w:rsidRPr="00502838">
        <w:rPr>
          <w:color w:val="auto"/>
          <w:rPrChange w:id="685" w:author="Shane Gaither" w:date="2026-08-18T21:14:00Z" w16du:dateUtc="2026-08-19T02:14:00Z">
            <w:rPr>
              <w:color w:val="0000FF"/>
            </w:rPr>
          </w:rPrChange>
        </w:rPr>
        <w:t>4.2  Reflect</w:t>
      </w:r>
    </w:p>
    <w:p w14:paraId="18A4E1AD" w14:textId="77777777" w:rsidR="00E51085" w:rsidRPr="00502838" w:rsidRDefault="00000000">
      <w:pPr>
        <w:pStyle w:val="MainIdea"/>
      </w:pPr>
      <w:r w:rsidRPr="00502838">
        <w:rPr>
          <w:b/>
        </w:rPr>
        <w:t>“Main Idea: Use Reflect to check understanding without authorizing execution.”</w:t>
      </w:r>
    </w:p>
    <w:p w14:paraId="087279E0" w14:textId="77777777" w:rsidR="00E51085" w:rsidRPr="00502838" w:rsidRDefault="00000000">
      <w:r w:rsidRPr="00502838">
        <w:t>Reflect means: restate the intended scope and outcome in your own words. Do not execute.</w:t>
      </w:r>
    </w:p>
    <w:p w14:paraId="2ABA398D" w14:textId="77777777" w:rsidR="00E51085" w:rsidRPr="00502838" w:rsidRDefault="00000000">
      <w:r w:rsidRPr="00502838">
        <w:t>What the LLM must do: Restate the task, the expected output, and the scope as understood. Use its own words — not a repeat of your exact instructions. Surface any ambiguity it detects.</w:t>
      </w:r>
    </w:p>
    <w:p w14:paraId="453EB262" w14:textId="77777777" w:rsidR="00E51085" w:rsidRPr="00502838" w:rsidRDefault="00000000">
      <w:r w:rsidRPr="00502838">
        <w:rPr>
          <w:rPrChange w:id="686" w:author="Shane Gaither" w:date="2026-08-18T21:14:00Z" w16du:dateUtc="2026-08-19T02:14:00Z">
            <w:rPr>
              <w:color w:val="0000FF"/>
            </w:rPr>
          </w:rPrChange>
        </w:rPr>
        <w:t>What the LLM must not do: Begin executing. Make changes. Produce a draft, file, or other work product.</w:t>
      </w:r>
    </w:p>
    <w:p w14:paraId="114E437A" w14:textId="77777777" w:rsidR="00E51085" w:rsidRPr="00502838" w:rsidRDefault="00000000">
      <w:r w:rsidRPr="00502838">
        <w:t>When to use it: Before any task that is complex, costly, public-facing, destructive, or hard to reverse. Before the first stage of any multi-stage task.</w:t>
      </w:r>
    </w:p>
    <w:p w14:paraId="027F6C0D" w14:textId="77777777" w:rsidR="00E51085" w:rsidRPr="00502838" w:rsidRDefault="00000000">
      <w:r w:rsidRPr="00502838">
        <w:t>Failure it prevents: Discovering after significant work that the LLM understood the task differently than you intended.</w:t>
      </w:r>
    </w:p>
    <w:p w14:paraId="6D60E232" w14:textId="77777777" w:rsidR="00E51085" w:rsidRPr="00502838" w:rsidRDefault="00000000">
      <w:pPr>
        <w:pStyle w:val="Callout"/>
      </w:pPr>
      <w:r w:rsidRPr="00502838">
        <w:rPr>
          <w:b/>
        </w:rPr>
        <w:t>EXAMPLE:</w:t>
      </w:r>
      <w:r w:rsidRPr="00502838">
        <w:t xml:space="preserve"> User: "This Project is for revising our vendor onboarding procedure. Reflect understanding of user intent and stand by."</w:t>
      </w:r>
      <w:r w:rsidRPr="00502838">
        <w:br/>
        <w:t>LLM: "Understood. You want to revise the onboarding procedure only. Contract terms and vendor selection are out of scope. You have not authorized implementation yet. Standing by."</w:t>
      </w:r>
      <w:r w:rsidRPr="00502838">
        <w:br/>
        <w:t>User reviews. If correct: "Approved."</w:t>
      </w:r>
    </w:p>
    <w:p w14:paraId="38D29034" w14:textId="77777777" w:rsidR="00E51085" w:rsidRPr="00502838" w:rsidRDefault="00000000">
      <w:pPr>
        <w:pStyle w:val="Callout"/>
      </w:pPr>
      <w:r w:rsidRPr="00502838">
        <w:rPr>
          <w:b/>
          <w:rPrChange w:id="687" w:author="Shane Gaither" w:date="2026-08-18T21:14:00Z" w16du:dateUtc="2026-08-19T02:14:00Z">
            <w:rPr>
              <w:b/>
              <w:color w:val="0000FF"/>
            </w:rPr>
          </w:rPrChange>
        </w:rPr>
        <w:t>COMMON MISTAKE:</w:t>
      </w:r>
      <w:r w:rsidRPr="00502838">
        <w:t xml:space="preserve"> Using Reflect only at the start and skipping it for later stages. Each significant new stage deserves a reflection — especially if the scope has shifted.</w:t>
      </w:r>
    </w:p>
    <w:p w14:paraId="00F2E500" w14:textId="77777777" w:rsidR="00E51085" w:rsidRPr="00502838" w:rsidRDefault="00000000">
      <w:pPr>
        <w:pStyle w:val="Callout"/>
      </w:pPr>
      <w:r w:rsidRPr="00502838">
        <w:rPr>
          <w:b/>
        </w:rPr>
        <w:t>TIP AND TRICK:</w:t>
      </w:r>
      <w:r w:rsidRPr="00502838">
        <w:t xml:space="preserve"> Add “and stand by” when you want reflection without suggestions or execution.</w:t>
      </w:r>
    </w:p>
    <w:p w14:paraId="0147D6C5" w14:textId="77777777" w:rsidR="00E51085" w:rsidRPr="00502838" w:rsidRDefault="00000000">
      <w:pPr>
        <w:pStyle w:val="Heading2"/>
        <w:rPr>
          <w:color w:val="auto"/>
          <w:rPrChange w:id="688" w:author="Shane Gaither" w:date="2026-08-18T21:14:00Z" w16du:dateUtc="2026-08-19T02:14:00Z">
            <w:rPr/>
          </w:rPrChange>
        </w:rPr>
      </w:pPr>
      <w:r w:rsidRPr="00502838">
        <w:rPr>
          <w:color w:val="auto"/>
          <w:rPrChange w:id="689" w:author="Shane Gaither" w:date="2026-08-18T21:14:00Z" w16du:dateUtc="2026-08-19T02:14:00Z">
            <w:rPr>
              <w:color w:val="0000FF"/>
            </w:rPr>
          </w:rPrChange>
        </w:rPr>
        <w:t>4.3  Approved</w:t>
      </w:r>
    </w:p>
    <w:p w14:paraId="3C06E5A9" w14:textId="77777777" w:rsidR="00E51085" w:rsidRPr="00502838" w:rsidRDefault="00000000">
      <w:pPr>
        <w:pStyle w:val="MainIdea"/>
      </w:pPr>
      <w:r w:rsidRPr="00502838">
        <w:rPr>
          <w:b/>
        </w:rPr>
        <w:t>“Main Idea: Use Approved only when the reflected scope is correct and ready to be authorized.”</w:t>
      </w:r>
    </w:p>
    <w:p w14:paraId="6FA55C2B" w14:textId="77777777" w:rsidR="00E51085" w:rsidRPr="00502838" w:rsidRDefault="00000000">
      <w:r w:rsidRPr="00502838">
        <w:lastRenderedPageBreak/>
        <w:t>Approved means: the reflection or plan is accepted as stated. The LLM may proceed to the next step when directed.</w:t>
      </w:r>
    </w:p>
    <w:p w14:paraId="35CDD210" w14:textId="77777777" w:rsidR="00E51085" w:rsidRPr="00502838" w:rsidRDefault="00000000">
      <w:r w:rsidRPr="00502838">
        <w:t>What the LLM must do: Treat the approved reflection as the binding scope for the next action. Record the approval as the authorization basis.</w:t>
      </w:r>
    </w:p>
    <w:p w14:paraId="34006DC7" w14:textId="77777777" w:rsidR="00E51085" w:rsidRPr="00502838" w:rsidRDefault="00000000">
      <w:r w:rsidRPr="00502838">
        <w:t>What the LLM must not do: Begin executing immediately. 'Approved' confirms understanding. 'Proceed' starts work. Both are needed unless combined in one message.</w:t>
      </w:r>
    </w:p>
    <w:p w14:paraId="0F804D74" w14:textId="77777777" w:rsidR="00E51085" w:rsidRPr="00502838" w:rsidRDefault="00000000">
      <w:r w:rsidRPr="00502838">
        <w:t>When to use it: After reviewing the LLM's reflection and finding it accurate.</w:t>
      </w:r>
    </w:p>
    <w:p w14:paraId="48280CAB" w14:textId="77777777" w:rsidR="00E51085" w:rsidRPr="00502838" w:rsidRDefault="00000000">
      <w:r w:rsidRPr="00502838">
        <w:t>Failure it prevents: Work beginning on an unverified understanding, or the LLM treating conversational agreement as a control signal.</w:t>
      </w:r>
    </w:p>
    <w:p w14:paraId="437AD86F" w14:textId="77777777" w:rsidR="00E51085" w:rsidRPr="00502838" w:rsidRDefault="00000000">
      <w:pPr>
        <w:pStyle w:val="Callout"/>
      </w:pPr>
      <w:r w:rsidRPr="00502838">
        <w:rPr>
          <w:b/>
        </w:rPr>
        <w:t>EXAMPLE:</w:t>
      </w:r>
      <w:r w:rsidRPr="00502838">
        <w:t xml:space="preserve"> After the LLM reflects the scope of a document update:</w:t>
      </w:r>
      <w:r w:rsidRPr="00502838">
        <w:br/>
        <w:t>User: "Approved. Now proceed to draft Section 1."</w:t>
      </w:r>
    </w:p>
    <w:p w14:paraId="5ACDEBC5" w14:textId="77777777" w:rsidR="00E51085" w:rsidRPr="00502838" w:rsidRDefault="00000000">
      <w:pPr>
        <w:pStyle w:val="Callout"/>
      </w:pPr>
      <w:r w:rsidRPr="00502838">
        <w:rPr>
          <w:b/>
          <w:rPrChange w:id="690" w:author="Shane Gaither" w:date="2026-08-18T21:14:00Z" w16du:dateUtc="2026-08-19T02:14:00Z">
            <w:rPr>
              <w:b/>
              <w:color w:val="0000FF"/>
            </w:rPr>
          </w:rPrChange>
        </w:rPr>
        <w:t>COMMON MISTAKE:</w:t>
      </w:r>
      <w:r w:rsidRPr="00502838">
        <w:t xml:space="preserve"> Using 'Approved' to agree with a suggestion mid-discussion without intending to trigger execution. If you are in the middle of a discussion and want to signal agreement without authorizing execution, say 'that is correct' instead.</w:t>
      </w:r>
    </w:p>
    <w:p w14:paraId="28DACF6A" w14:textId="77777777" w:rsidR="00E51085" w:rsidRPr="00502838" w:rsidRDefault="00000000">
      <w:pPr>
        <w:pStyle w:val="Callout"/>
      </w:pPr>
      <w:r w:rsidRPr="00502838">
        <w:rPr>
          <w:b/>
        </w:rPr>
        <w:t>TIP AND TRICK:</w:t>
      </w:r>
      <w:r w:rsidRPr="00502838">
        <w:t xml:space="preserve"> Use “that is correct” for conversational agreement and reserve “Approved” for authorization.</w:t>
      </w:r>
    </w:p>
    <w:p w14:paraId="6D53F018" w14:textId="77777777" w:rsidR="00E51085" w:rsidRPr="00502838" w:rsidRDefault="00000000">
      <w:pPr>
        <w:pStyle w:val="Heading2"/>
        <w:rPr>
          <w:color w:val="auto"/>
          <w:rPrChange w:id="691" w:author="Shane Gaither" w:date="2026-08-18T21:14:00Z" w16du:dateUtc="2026-08-19T02:14:00Z">
            <w:rPr/>
          </w:rPrChange>
        </w:rPr>
      </w:pPr>
      <w:r w:rsidRPr="00502838">
        <w:rPr>
          <w:color w:val="auto"/>
          <w:rPrChange w:id="692" w:author="Shane Gaither" w:date="2026-08-18T21:14:00Z" w16du:dateUtc="2026-08-19T02:14:00Z">
            <w:rPr>
              <w:color w:val="0000FF"/>
            </w:rPr>
          </w:rPrChange>
        </w:rPr>
        <w:t>4.4  Proceed</w:t>
      </w:r>
    </w:p>
    <w:p w14:paraId="482EB9B6" w14:textId="77777777" w:rsidR="00E51085" w:rsidRPr="00502838" w:rsidRDefault="00000000">
      <w:pPr>
        <w:pStyle w:val="MainIdea"/>
      </w:pPr>
      <w:r w:rsidRPr="00502838">
        <w:rPr>
          <w:b/>
        </w:rPr>
        <w:t>“Main Idea: Use Proceed to begin the specific action that has already been approved.”</w:t>
      </w:r>
    </w:p>
    <w:p w14:paraId="439751A9" w14:textId="77777777" w:rsidR="00E51085" w:rsidRPr="00502838" w:rsidRDefault="00000000">
      <w:r w:rsidRPr="00502838">
        <w:t>Proceed means: execute the approved work. It is the authorization to begin.</w:t>
      </w:r>
    </w:p>
    <w:p w14:paraId="1F24925E" w14:textId="77777777" w:rsidR="00E51085" w:rsidRPr="00502838" w:rsidRDefault="00000000">
      <w:r w:rsidRPr="00502838">
        <w:t>What the LLM must do: Begin executing the work that was reflected and approved. Stay within the approved scope.</w:t>
      </w:r>
    </w:p>
    <w:p w14:paraId="590FEF0C" w14:textId="77777777" w:rsidR="00E51085" w:rsidRPr="00502838" w:rsidRDefault="00000000">
      <w:r w:rsidRPr="00502838">
        <w:t>What the LLM must not do: Expand the scope beyond what was approved. Make decisions that were not part of the approved reflection. Ask unnecessary clarifying questions if the scope is already clear.</w:t>
      </w:r>
    </w:p>
    <w:p w14:paraId="53528376" w14:textId="77777777" w:rsidR="00E51085" w:rsidRPr="00502838" w:rsidRDefault="00000000">
      <w:r w:rsidRPr="00502838">
        <w:t>When to use it: After 'Approved,' when you are ready for the LLM to begin the work.</w:t>
      </w:r>
    </w:p>
    <w:p w14:paraId="1F8A397C" w14:textId="77777777" w:rsidR="00E51085" w:rsidRPr="00502838" w:rsidRDefault="00000000">
      <w:r w:rsidRPr="00502838">
        <w:t>Failure it prevents: Work beginning before the scope is confirmed, or scope expanding without authorization.</w:t>
      </w:r>
    </w:p>
    <w:p w14:paraId="14CC07F1" w14:textId="77777777" w:rsidR="00E51085" w:rsidRPr="00502838" w:rsidRDefault="00000000">
      <w:pPr>
        <w:pStyle w:val="Callout"/>
      </w:pPr>
      <w:r w:rsidRPr="00502838">
        <w:rPr>
          <w:b/>
        </w:rPr>
        <w:t>EXAMPLE:</w:t>
      </w:r>
      <w:r w:rsidRPr="00502838">
        <w:t xml:space="preserve"> User: "Approved. Proceed."</w:t>
      </w:r>
      <w:r w:rsidRPr="00502838">
        <w:br/>
        <w:t>Or combined: "Approved. Proceed to create the execution prompt."</w:t>
      </w:r>
    </w:p>
    <w:p w14:paraId="72595D5F" w14:textId="77777777" w:rsidR="00E51085" w:rsidRPr="00502838" w:rsidRDefault="00000000">
      <w:pPr>
        <w:pStyle w:val="Callout"/>
      </w:pPr>
      <w:r w:rsidRPr="00502838">
        <w:rPr>
          <w:b/>
          <w:rPrChange w:id="693" w:author="Shane Gaither" w:date="2026-08-18T21:14:00Z" w16du:dateUtc="2026-08-19T02:14:00Z">
            <w:rPr>
              <w:b/>
              <w:color w:val="0000FF"/>
            </w:rPr>
          </w:rPrChange>
        </w:rPr>
        <w:t>COMMON MISTAKE:</w:t>
      </w:r>
      <w:r w:rsidRPr="00502838">
        <w:t xml:space="preserve"> Using Proceed without a prior Approved. If the scope has not been confirmed, Proceed can produce work based on an unverified understanding.</w:t>
      </w:r>
    </w:p>
    <w:p w14:paraId="696007E2" w14:textId="77777777" w:rsidR="00E51085" w:rsidRPr="00502838" w:rsidRDefault="00000000">
      <w:pPr>
        <w:pStyle w:val="Callout"/>
      </w:pPr>
      <w:r w:rsidRPr="00502838">
        <w:rPr>
          <w:b/>
          <w:rPrChange w:id="694" w:author="Shane Gaither" w:date="2026-08-18T21:14:00Z" w16du:dateUtc="2026-08-19T02:14:00Z">
            <w:rPr>
              <w:b/>
              <w:color w:val="0000FF"/>
            </w:rPr>
          </w:rPrChange>
        </w:rPr>
        <w:t>TIP AND TRICK:</w:t>
      </w:r>
      <w:r w:rsidRPr="00502838">
        <w:rPr>
          <w:rPrChange w:id="695" w:author="Shane Gaither" w:date="2026-08-18T21:14:00Z" w16du:dateUtc="2026-08-19T02:14:00Z">
            <w:rPr>
              <w:color w:val="0000FF"/>
            </w:rPr>
          </w:rPrChange>
        </w:rPr>
        <w:t xml:space="preserve"> Follow “Proceed” with the exact stage or output so execution cannot drift.</w:t>
      </w:r>
    </w:p>
    <w:p w14:paraId="241B6B67" w14:textId="77777777" w:rsidR="00E51085" w:rsidRPr="00502838" w:rsidRDefault="00000000">
      <w:pPr>
        <w:pStyle w:val="Heading2"/>
        <w:rPr>
          <w:color w:val="auto"/>
          <w:rPrChange w:id="696" w:author="Shane Gaither" w:date="2026-08-18T21:14:00Z" w16du:dateUtc="2026-08-19T02:14:00Z">
            <w:rPr/>
          </w:rPrChange>
        </w:rPr>
      </w:pPr>
      <w:r w:rsidRPr="00502838">
        <w:rPr>
          <w:color w:val="auto"/>
          <w:rPrChange w:id="697" w:author="Shane Gaither" w:date="2026-08-18T21:14:00Z" w16du:dateUtc="2026-08-19T02:14:00Z">
            <w:rPr>
              <w:color w:val="0000FF"/>
            </w:rPr>
          </w:rPrChange>
        </w:rPr>
        <w:t>4.5  Iterate</w:t>
      </w:r>
    </w:p>
    <w:p w14:paraId="4AF42363" w14:textId="77777777" w:rsidR="00E51085" w:rsidRPr="00502838" w:rsidRDefault="00000000">
      <w:pPr>
        <w:pStyle w:val="MainIdea"/>
      </w:pPr>
      <w:r w:rsidRPr="00502838">
        <w:rPr>
          <w:b/>
        </w:rPr>
        <w:t>“Main Idea: Use Iterate to improve material work through meaningful passes until further passes add no value.”</w:t>
      </w:r>
    </w:p>
    <w:p w14:paraId="12FE660F" w14:textId="77777777" w:rsidR="00E51085" w:rsidRPr="00502838" w:rsidRDefault="00000000">
      <w:r w:rsidRPr="00502838">
        <w:lastRenderedPageBreak/>
        <w:t>Iterate means: revise internally until further passes produce no material improvement. Report the number of passes made.</w:t>
      </w:r>
    </w:p>
    <w:p w14:paraId="449DFFCD" w14:textId="77777777" w:rsidR="00E51085" w:rsidRPr="00502838" w:rsidRDefault="00000000">
      <w:r w:rsidRPr="00502838">
        <w:t>What the LLM must do: Run internal review and revision passes on the output. Stop when a further pass would produce only cosmetic preference changes. Report the pass count after the final output.</w:t>
      </w:r>
    </w:p>
    <w:p w14:paraId="7C6B37B5" w14:textId="77777777" w:rsidR="00E51085" w:rsidRPr="00502838" w:rsidRDefault="00000000">
      <w:r w:rsidRPr="00502838">
        <w:t>What the LLM must not do: Report a predetermined number of passes regardless of actual improvement. Continue iterating past the point of diminishing returns to appear thorough.</w:t>
      </w:r>
    </w:p>
    <w:p w14:paraId="38450B99" w14:textId="77777777" w:rsidR="00E51085" w:rsidRPr="00502838" w:rsidRDefault="00000000">
      <w:r w:rsidRPr="00502838">
        <w:rPr>
          <w:rPrChange w:id="698" w:author="Shane Gaither" w:date="2026-08-18T21:14:00Z" w16du:dateUtc="2026-08-19T02:14:00Z">
            <w:rPr>
              <w:color w:val="0000FF"/>
            </w:rPr>
          </w:rPrChange>
        </w:rPr>
        <w:t>When to use it: When requesting a prompt, document, plan, or other work product that should be as complete as possible — execution prompts, formal documents, complex instructions.</w:t>
      </w:r>
    </w:p>
    <w:p w14:paraId="4BDAB556" w14:textId="77777777" w:rsidR="00E51085" w:rsidRPr="00502838" w:rsidRDefault="00000000">
      <w:r w:rsidRPr="00502838">
        <w:t>Failure it prevents: Receiving a first-draft output when a reviewed output was needed.</w:t>
      </w:r>
    </w:p>
    <w:p w14:paraId="206B8C65" w14:textId="77777777" w:rsidR="00E51085" w:rsidRPr="00502838" w:rsidRDefault="00000000">
      <w:pPr>
        <w:pStyle w:val="Callout"/>
      </w:pPr>
      <w:r w:rsidRPr="00502838">
        <w:rPr>
          <w:b/>
        </w:rPr>
        <w:t>EXAMPLE:</w:t>
      </w:r>
      <w:r w:rsidRPr="00502838">
        <w:t xml:space="preserve"> "Write the execution prompt. Use the approved details. Iterate internally until diminishing returns. Report the iteration count."</w:t>
      </w:r>
      <w:r w:rsidRPr="00502838">
        <w:br/>
        <w:t>LLM produces the prompt and adds: "3 passes completed. No material changes on pass 3."</w:t>
      </w:r>
    </w:p>
    <w:p w14:paraId="58F5C499" w14:textId="77777777" w:rsidR="00E51085" w:rsidRPr="00502838" w:rsidRDefault="00000000">
      <w:pPr>
        <w:pStyle w:val="Callout"/>
      </w:pPr>
      <w:r w:rsidRPr="00502838">
        <w:rPr>
          <w:b/>
          <w:rPrChange w:id="699" w:author="Shane Gaither" w:date="2026-08-18T21:14:00Z" w16du:dateUtc="2026-08-19T02:14:00Z">
            <w:rPr>
              <w:b/>
              <w:color w:val="0000FF"/>
            </w:rPr>
          </w:rPrChange>
        </w:rPr>
        <w:t>COMMON MISTAKE:</w:t>
      </w:r>
      <w:r w:rsidRPr="00502838">
        <w:t xml:space="preserve"> Using Iterate for every response, including simple questions. Iterate is for outputs that genuinely benefit from multiple passes, not for all responses.</w:t>
      </w:r>
    </w:p>
    <w:p w14:paraId="67840D7A" w14:textId="77777777" w:rsidR="00E51085" w:rsidRPr="00502838" w:rsidRDefault="00000000">
      <w:pPr>
        <w:pStyle w:val="Callout"/>
      </w:pPr>
      <w:r w:rsidRPr="00502838">
        <w:rPr>
          <w:b/>
        </w:rPr>
        <w:t>TIP AND TRICK:</w:t>
      </w:r>
      <w:r w:rsidRPr="00502838">
        <w:t xml:space="preserve"> Request iteration only for work that benefits from multiple meaningful review passes.</w:t>
      </w:r>
    </w:p>
    <w:p w14:paraId="5005F0BD" w14:textId="77777777" w:rsidR="00E51085" w:rsidRPr="00502838" w:rsidRDefault="00000000">
      <w:pPr>
        <w:pStyle w:val="Heading2"/>
        <w:rPr>
          <w:color w:val="auto"/>
          <w:rPrChange w:id="700" w:author="Shane Gaither" w:date="2026-08-18T21:14:00Z" w16du:dateUtc="2026-08-19T02:14:00Z">
            <w:rPr/>
          </w:rPrChange>
        </w:rPr>
      </w:pPr>
      <w:r w:rsidRPr="00502838">
        <w:rPr>
          <w:color w:val="auto"/>
          <w:rPrChange w:id="701" w:author="Shane Gaither" w:date="2026-08-18T21:14:00Z" w16du:dateUtc="2026-08-19T02:14:00Z">
            <w:rPr>
              <w:color w:val="0000FF"/>
            </w:rPr>
          </w:rPrChange>
        </w:rPr>
        <w:t>4.6  NFAR</w:t>
      </w:r>
    </w:p>
    <w:p w14:paraId="0EF16053" w14:textId="77777777" w:rsidR="00E51085" w:rsidRPr="00502838" w:rsidRDefault="00000000">
      <w:pPr>
        <w:pStyle w:val="MainIdea"/>
      </w:pPr>
      <w:r w:rsidRPr="00502838">
        <w:rPr>
          <w:b/>
        </w:rPr>
        <w:t>“Main Idea: Use NFAR to close the current topic with no further action.”</w:t>
      </w:r>
    </w:p>
    <w:p w14:paraId="5D090593" w14:textId="77777777" w:rsidR="00E51085" w:rsidRPr="00502838" w:rsidRDefault="00000000">
      <w:r w:rsidRPr="00502838">
        <w:rPr>
          <w:rPrChange w:id="702" w:author="Shane Gaither" w:date="2026-08-18T21:14:00Z" w16du:dateUtc="2026-08-19T02:14:00Z">
            <w:rPr>
              <w:color w:val="0000FF"/>
            </w:rPr>
          </w:rPrChange>
        </w:rPr>
        <w:t>NFAR means: No further action required. The current task or stage is complete. The LLM should not continue, add, or extend. If your LLM setup does not already define the acronym, use the full phrase instead.</w:t>
      </w:r>
    </w:p>
    <w:p w14:paraId="3E27C5CC" w14:textId="77777777" w:rsidR="00E51085" w:rsidRPr="00502838" w:rsidRDefault="00000000">
      <w:r w:rsidRPr="00502838">
        <w:t>What the LLM must do: Stop the current task. Await the next instruction.</w:t>
      </w:r>
    </w:p>
    <w:p w14:paraId="16DC0472" w14:textId="77777777" w:rsidR="00E51085" w:rsidRPr="00502838" w:rsidRDefault="00000000">
      <w:r w:rsidRPr="00502838">
        <w:t>What the LLM must not do: Add supplementary content, offer follow-up suggestions, or extend the current output after NFAR has been received.</w:t>
      </w:r>
    </w:p>
    <w:p w14:paraId="11A33B05" w14:textId="77777777" w:rsidR="00E51085" w:rsidRPr="00502838" w:rsidRDefault="00000000">
      <w:r w:rsidRPr="00502838">
        <w:t>When to use it: When a task or stage is done and you do not want the LLM to add anything further. Useful when the LLM has a tendency to append summaries or next-step suggestions.</w:t>
      </w:r>
    </w:p>
    <w:p w14:paraId="3E1BEBBC" w14:textId="77777777" w:rsidR="00E51085" w:rsidRPr="00502838" w:rsidRDefault="00000000">
      <w:r w:rsidRPr="00502838">
        <w:t>Failure it prevents: The LLM adding unnecessary content that dilutes or complicates a clean result.</w:t>
      </w:r>
    </w:p>
    <w:p w14:paraId="502F589F" w14:textId="77777777" w:rsidR="00E51085" w:rsidRPr="00502838" w:rsidRDefault="00000000">
      <w:pPr>
        <w:pStyle w:val="Callout"/>
      </w:pPr>
      <w:r w:rsidRPr="00502838">
        <w:rPr>
          <w:b/>
        </w:rPr>
        <w:t>EXAMPLE:</w:t>
      </w:r>
      <w:r w:rsidRPr="00502838">
        <w:t xml:space="preserve"> After the LLM completes a document section:</w:t>
      </w:r>
      <w:r w:rsidRPr="00502838">
        <w:br/>
        <w:t>User: "That section is complete. NFAR."</w:t>
      </w:r>
      <w:r w:rsidRPr="00502838">
        <w:br/>
        <w:t>LLM stops without appending a summary or next-step recommendation.</w:t>
      </w:r>
    </w:p>
    <w:p w14:paraId="4367B6FC" w14:textId="77777777" w:rsidR="00E51085" w:rsidRPr="00502838" w:rsidRDefault="00000000">
      <w:pPr>
        <w:pStyle w:val="Callout"/>
      </w:pPr>
      <w:r w:rsidRPr="00502838">
        <w:rPr>
          <w:b/>
          <w:rPrChange w:id="703" w:author="Shane Gaither" w:date="2026-08-18T21:14:00Z" w16du:dateUtc="2026-08-19T02:14:00Z">
            <w:rPr>
              <w:b/>
              <w:color w:val="0000FF"/>
            </w:rPr>
          </w:rPrChange>
        </w:rPr>
        <w:t>COMMON MISTAKE:</w:t>
      </w:r>
      <w:r w:rsidRPr="00502838">
        <w:rPr>
          <w:rPrChange w:id="704" w:author="Shane Gaither" w:date="2026-08-18T21:14:00Z" w16du:dateUtc="2026-08-19T02:14:00Z">
            <w:rPr>
              <w:color w:val="0000FF"/>
            </w:rPr>
          </w:rPrChange>
        </w:rPr>
        <w:t xml:space="preserve"> Using NFAR and then immediately giving a new instruction without a clear break. NFAR closes the current task — if you have a new task, start it as a separate instruction.</w:t>
      </w:r>
    </w:p>
    <w:p w14:paraId="7CE3B89C" w14:textId="77777777" w:rsidR="00E51085" w:rsidRPr="00502838" w:rsidRDefault="00000000">
      <w:pPr>
        <w:pStyle w:val="Callout"/>
      </w:pPr>
      <w:r w:rsidRPr="00502838">
        <w:rPr>
          <w:b/>
        </w:rPr>
        <w:t>TIP AND TRICK:</w:t>
      </w:r>
      <w:r w:rsidRPr="00502838">
        <w:t xml:space="preserve"> Use the full phrase “No further action required” when working without CoSyn or when the acronym may be unfamiliar.</w:t>
      </w:r>
    </w:p>
    <w:p w14:paraId="472E3B6C" w14:textId="77777777" w:rsidR="00E51085" w:rsidRPr="00502838" w:rsidRDefault="00000000">
      <w:pPr>
        <w:pStyle w:val="Heading2"/>
        <w:rPr>
          <w:color w:val="auto"/>
          <w:rPrChange w:id="705" w:author="Shane Gaither" w:date="2026-08-18T21:14:00Z" w16du:dateUtc="2026-08-19T02:14:00Z">
            <w:rPr/>
          </w:rPrChange>
        </w:rPr>
      </w:pPr>
      <w:r w:rsidRPr="00502838">
        <w:rPr>
          <w:color w:val="auto"/>
          <w:rPrChange w:id="706" w:author="Shane Gaither" w:date="2026-08-18T21:14:00Z" w16du:dateUtc="2026-08-19T02:14:00Z">
            <w:rPr>
              <w:color w:val="0000FF"/>
            </w:rPr>
          </w:rPrChange>
        </w:rPr>
        <w:lastRenderedPageBreak/>
        <w:t>4.7  Stand By</w:t>
      </w:r>
    </w:p>
    <w:p w14:paraId="53AA76B9" w14:textId="77777777" w:rsidR="00E51085" w:rsidRPr="00502838" w:rsidRDefault="00000000">
      <w:pPr>
        <w:pStyle w:val="MainIdea"/>
      </w:pPr>
      <w:r w:rsidRPr="00502838">
        <w:rPr>
          <w:b/>
        </w:rPr>
        <w:t>“Main Idea: Use Stand By to stop execution and wait for the next instruction.”</w:t>
      </w:r>
    </w:p>
    <w:p w14:paraId="4D9984E7" w14:textId="77777777" w:rsidR="00E51085" w:rsidRPr="00502838" w:rsidRDefault="00000000">
      <w:r w:rsidRPr="00502838">
        <w:t>Stand by means: stop and wait for the next instruction. The LLM does not proceed independently.</w:t>
      </w:r>
    </w:p>
    <w:p w14:paraId="158C68C3" w14:textId="77777777" w:rsidR="00E51085" w:rsidRPr="00502838" w:rsidRDefault="00000000">
      <w:r w:rsidRPr="00502838">
        <w:t>What the LLM must do: Acknowledge the command and wait without taking further action.</w:t>
      </w:r>
    </w:p>
    <w:p w14:paraId="469BC852" w14:textId="77777777" w:rsidR="00E51085" w:rsidRPr="00502838" w:rsidRDefault="00000000">
      <w:r w:rsidRPr="00502838">
        <w:t>What the LLM must not do: Interpret Stand by as an invitation to summarize, suggest next steps, or continue any prior task.</w:t>
      </w:r>
    </w:p>
    <w:p w14:paraId="6160D691" w14:textId="77777777" w:rsidR="00E51085" w:rsidRPr="00502838" w:rsidRDefault="00000000">
      <w:r w:rsidRPr="00502838">
        <w:t>When to use it: After a reflection, when you need time to review before approving. After completing a stage, before deciding on the next one. It is also built into the Reflect command — 'Reflect understanding of user intent and stand by' directs the LLM to reflect and then wait.</w:t>
      </w:r>
    </w:p>
    <w:p w14:paraId="5B145E47" w14:textId="77777777" w:rsidR="00E51085" w:rsidRPr="00502838" w:rsidRDefault="00000000">
      <w:r w:rsidRPr="00502838">
        <w:t>Failure it prevents: The LLM continuing work without explicit authorization after delivering a reflection or interim result.</w:t>
      </w:r>
    </w:p>
    <w:p w14:paraId="3771AF52" w14:textId="77777777" w:rsidR="00E51085" w:rsidRPr="00502838" w:rsidRDefault="00000000">
      <w:pPr>
        <w:pStyle w:val="Callout"/>
      </w:pPr>
      <w:r w:rsidRPr="00502838">
        <w:rPr>
          <w:b/>
        </w:rPr>
        <w:t>EXAMPLE:</w:t>
      </w:r>
      <w:r w:rsidRPr="00502838">
        <w:t xml:space="preserve"> User: "Reflect understanding of user intent and stand by."</w:t>
      </w:r>
      <w:r w:rsidRPr="00502838">
        <w:br/>
        <w:t>LLM reflects the scope.</w:t>
      </w:r>
      <w:r w:rsidRPr="00502838">
        <w:br/>
        <w:t>User takes time to read and consider. Returns later: "Approved. Proceed."</w:t>
      </w:r>
    </w:p>
    <w:p w14:paraId="1F5FBB5A" w14:textId="77777777" w:rsidR="00E51085" w:rsidRPr="00502838" w:rsidRDefault="00000000">
      <w:pPr>
        <w:pStyle w:val="Callout"/>
      </w:pPr>
      <w:r w:rsidRPr="00502838">
        <w:rPr>
          <w:b/>
          <w:rPrChange w:id="707" w:author="Shane Gaither" w:date="2026-08-18T21:14:00Z" w16du:dateUtc="2026-08-19T02:14:00Z">
            <w:rPr>
              <w:b/>
              <w:color w:val="0000FF"/>
            </w:rPr>
          </w:rPrChange>
        </w:rPr>
        <w:t>COMMON MISTAKE:</w:t>
      </w:r>
      <w:r w:rsidRPr="00502838">
        <w:t xml:space="preserve"> Expecting Stand by to persist across a break in the conversation. In a new message, give the LLM its next clear instruction rather than assuming it is still waiting.</w:t>
      </w:r>
    </w:p>
    <w:p w14:paraId="36A32803" w14:textId="77777777" w:rsidR="00E51085" w:rsidRPr="00502838" w:rsidRDefault="00000000">
      <w:pPr>
        <w:pStyle w:val="Callout"/>
      </w:pPr>
      <w:r w:rsidRPr="00502838">
        <w:rPr>
          <w:b/>
        </w:rPr>
        <w:t>TIP AND TRICK:</w:t>
      </w:r>
      <w:r w:rsidRPr="00502838">
        <w:t xml:space="preserve"> After returning to a paused session, restate the next action rather than assuming the old pause remains active.</w:t>
      </w:r>
    </w:p>
    <w:p w14:paraId="2C42DD66" w14:textId="77777777" w:rsidR="00E51085" w:rsidRPr="00502838" w:rsidRDefault="00000000">
      <w:pPr>
        <w:pStyle w:val="Heading2"/>
        <w:rPr>
          <w:color w:val="auto"/>
          <w:rPrChange w:id="708" w:author="Shane Gaither" w:date="2026-08-18T21:14:00Z" w16du:dateUtc="2026-08-19T02:14:00Z">
            <w:rPr/>
          </w:rPrChange>
        </w:rPr>
      </w:pPr>
      <w:r w:rsidRPr="00502838">
        <w:rPr>
          <w:color w:val="auto"/>
          <w:rPrChange w:id="709" w:author="Shane Gaither" w:date="2026-08-18T21:14:00Z" w16du:dateUtc="2026-08-19T02:14:00Z">
            <w:rPr>
              <w:color w:val="0000FF"/>
            </w:rPr>
          </w:rPrChange>
        </w:rPr>
        <w:t>4.8  TMI</w:t>
      </w:r>
    </w:p>
    <w:p w14:paraId="1C345185" w14:textId="77777777" w:rsidR="00E51085" w:rsidRPr="00502838" w:rsidRDefault="00000000">
      <w:pPr>
        <w:pStyle w:val="MainIdea"/>
      </w:pPr>
      <w:r w:rsidRPr="00502838">
        <w:rPr>
          <w:b/>
        </w:rPr>
        <w:t>“Main Idea: Use TMI to cut excess detail and return the response to the needed level.”</w:t>
      </w:r>
    </w:p>
    <w:p w14:paraId="1E282F63" w14:textId="77777777" w:rsidR="00E51085" w:rsidRPr="00502838" w:rsidRDefault="00000000">
      <w:r w:rsidRPr="00502838">
        <w:t>TMI means: the response is too detailed. Rerender more concisely.</w:t>
      </w:r>
    </w:p>
    <w:p w14:paraId="06AEBB2A" w14:textId="77777777" w:rsidR="00E51085" w:rsidRPr="00502838" w:rsidRDefault="00000000">
      <w:r w:rsidRPr="00502838">
        <w:t>What the LLM must do: Re-render the response at a shorter length, keeping only the information that was actually requested.</w:t>
      </w:r>
    </w:p>
    <w:p w14:paraId="784EF7B2" w14:textId="77777777" w:rsidR="00E51085" w:rsidRPr="00502838" w:rsidRDefault="00000000">
      <w:r w:rsidRPr="00502838">
        <w:t>What the LLM must not do: Apologize at length for being verbose. Omit information that was specifically requested. Produce the same output in a different format without reducing the content.</w:t>
      </w:r>
    </w:p>
    <w:p w14:paraId="088165C6" w14:textId="77777777" w:rsidR="00E51085" w:rsidRPr="00502838" w:rsidRDefault="00000000">
      <w:r w:rsidRPr="00502838">
        <w:t>When to use it: Any time the LLM gives more detail than the task requires. Use it immediately — do not work around a bloated answer.</w:t>
      </w:r>
    </w:p>
    <w:p w14:paraId="672A0504" w14:textId="77777777" w:rsidR="00E51085" w:rsidRPr="00502838" w:rsidRDefault="00000000">
      <w:r w:rsidRPr="00502838">
        <w:t>Failure it prevents: Sessions slowing down because of verbose responses. Important information getting buried in filler.</w:t>
      </w:r>
    </w:p>
    <w:p w14:paraId="520F4B1C" w14:textId="77777777" w:rsidR="00E51085" w:rsidRPr="00502838" w:rsidRDefault="00000000">
      <w:pPr>
        <w:pStyle w:val="Callout"/>
      </w:pPr>
      <w:r w:rsidRPr="00502838">
        <w:rPr>
          <w:b/>
        </w:rPr>
        <w:t>EXAMPLE:</w:t>
      </w:r>
      <w:r w:rsidRPr="00502838">
        <w:t xml:space="preserve"> You ask for the file path. The LLM gives the path, a description of the file, its history, and three alternative locations.</w:t>
      </w:r>
      <w:r w:rsidRPr="00502838">
        <w:br/>
        <w:t>User: "TMI”. Only the path is rendered.</w:t>
      </w:r>
      <w:r w:rsidRPr="00502838">
        <w:br/>
        <w:t>LLM: "/projects/fleet/inspection-checklist.docx"</w:t>
      </w:r>
    </w:p>
    <w:p w14:paraId="2FC15727" w14:textId="77777777" w:rsidR="00E51085" w:rsidRPr="00502838" w:rsidRDefault="00000000">
      <w:pPr>
        <w:pStyle w:val="Callout"/>
      </w:pPr>
      <w:r w:rsidRPr="00502838">
        <w:rPr>
          <w:b/>
          <w:rPrChange w:id="710" w:author="Shane Gaither" w:date="2026-08-18T21:14:00Z" w16du:dateUtc="2026-08-19T02:14:00Z">
            <w:rPr>
              <w:b/>
              <w:color w:val="0000FF"/>
            </w:rPr>
          </w:rPrChange>
        </w:rPr>
        <w:t>COMMON MISTAKE:</w:t>
      </w:r>
      <w:r w:rsidRPr="00502838">
        <w:t xml:space="preserve"> Using TMI after reading and acting on the verbose response. TMI is most effective when used immediately. If you have already extracted what you needed, it is better to move on and establish a conciseness expectation for the next response.</w:t>
      </w:r>
    </w:p>
    <w:p w14:paraId="27392ED0" w14:textId="77777777" w:rsidR="00E51085" w:rsidRPr="00502838" w:rsidRDefault="00000000">
      <w:pPr>
        <w:pStyle w:val="Callout"/>
      </w:pPr>
      <w:r w:rsidRPr="00502838">
        <w:rPr>
          <w:b/>
        </w:rPr>
        <w:lastRenderedPageBreak/>
        <w:t>TIP AND TRICK:</w:t>
      </w:r>
      <w:r w:rsidRPr="00502838">
        <w:t xml:space="preserve"> Pair TMI with a concrete output limit such as “three sentences” or “path only.”</w:t>
      </w:r>
    </w:p>
    <w:p w14:paraId="57C5AB84" w14:textId="77777777" w:rsidR="00E51085" w:rsidRPr="00502838" w:rsidRDefault="00000000">
      <w:pPr>
        <w:pStyle w:val="Heading2"/>
        <w:rPr>
          <w:color w:val="auto"/>
          <w:rPrChange w:id="711" w:author="Shane Gaither" w:date="2026-08-18T21:14:00Z" w16du:dateUtc="2026-08-19T02:14:00Z">
            <w:rPr/>
          </w:rPrChange>
        </w:rPr>
      </w:pPr>
      <w:r w:rsidRPr="00502838">
        <w:rPr>
          <w:color w:val="auto"/>
          <w:rPrChange w:id="712" w:author="Shane Gaither" w:date="2026-08-18T21:14:00Z" w16du:dateUtc="2026-08-19T02:14:00Z">
            <w:rPr>
              <w:color w:val="0000FF"/>
            </w:rPr>
          </w:rPrChange>
        </w:rPr>
        <w:t>4.9  Combined Commands and Precedence</w:t>
      </w:r>
    </w:p>
    <w:p w14:paraId="5551CB82" w14:textId="77777777" w:rsidR="00E51085" w:rsidRPr="00502838" w:rsidRDefault="00000000">
      <w:pPr>
        <w:pStyle w:val="MainIdea"/>
      </w:pPr>
      <w:r w:rsidRPr="00502838">
        <w:rPr>
          <w:b/>
        </w:rPr>
        <w:t>“Main Idea: When commands are combined, read them in order and let the most specific current instruction control.”</w:t>
      </w:r>
    </w:p>
    <w:p w14:paraId="3DF90AED" w14:textId="77777777" w:rsidR="00E51085" w:rsidRPr="00502838" w:rsidRDefault="00000000">
      <w:r w:rsidRPr="00502838">
        <w:t>Commands may be combined when their sequence is clear. Read them left to right unless one command explicitly limits the others.</w:t>
      </w:r>
    </w:p>
    <w:p w14:paraId="1624F1A1" w14:textId="77777777" w:rsidR="00E51085" w:rsidRPr="00502838" w:rsidRDefault="00000000">
      <w:r w:rsidRPr="00502838">
        <w:t>"Reflect and stand by." — Restate the task and stop.</w:t>
      </w:r>
    </w:p>
    <w:p w14:paraId="22566490" w14:textId="77777777" w:rsidR="00E51085" w:rsidRPr="00502838" w:rsidRDefault="00000000">
      <w:r w:rsidRPr="00502838">
        <w:t>"Approved; proceed." — Treat the prior reflection as approved and execute the stated next action.</w:t>
      </w:r>
    </w:p>
    <w:p w14:paraId="675CAF31" w14:textId="77777777" w:rsidR="00E51085" w:rsidRPr="00502838" w:rsidRDefault="00000000">
      <w:r w:rsidRPr="00502838">
        <w:rPr>
          <w:rPrChange w:id="713" w:author="Shane Gaither" w:date="2026-08-18T21:14:00Z" w16du:dateUtc="2026-08-19T02:14:00Z">
            <w:rPr>
              <w:color w:val="0000FF"/>
            </w:rPr>
          </w:rPrChange>
        </w:rPr>
        <w:t>"Iterate and render." — Improve the approved work product internally, then deliver it and report the iteration count.</w:t>
      </w:r>
    </w:p>
    <w:p w14:paraId="69B9E48F" w14:textId="77777777" w:rsidR="00E51085" w:rsidRPr="00502838" w:rsidRDefault="00000000">
      <w:r w:rsidRPr="00502838">
        <w:t>"TMI. Answer only the question." — The output constraint overrides any tendency to add background or options.</w:t>
      </w:r>
    </w:p>
    <w:p w14:paraId="1B822229" w14:textId="77777777" w:rsidR="00E51085" w:rsidRPr="00502838" w:rsidRDefault="00000000">
      <w:r w:rsidRPr="00502838">
        <w:t>If commands conflict, the most specific current instruction controls. If the conflict changes authority or scope, stop and surface it rather than guessing.</w:t>
      </w:r>
    </w:p>
    <w:p w14:paraId="6A653B0F" w14:textId="77777777" w:rsidR="00E51085" w:rsidRPr="00502838" w:rsidRDefault="00000000">
      <w:pPr>
        <w:pStyle w:val="Callout"/>
      </w:pPr>
      <w:r w:rsidRPr="00502838">
        <w:rPr>
          <w:b/>
        </w:rPr>
        <w:t>EXAMPLE:</w:t>
      </w:r>
      <w:r w:rsidRPr="00502838">
        <w:t xml:space="preserve"> “Reflect, identify material gaps, and stand by” requires the LLM to restate the task, identify only important omissions, and then stop without executing.</w:t>
      </w:r>
    </w:p>
    <w:p w14:paraId="4897A92E" w14:textId="77777777" w:rsidR="00E51085" w:rsidRPr="00502838" w:rsidRDefault="00000000">
      <w:pPr>
        <w:pStyle w:val="Callout"/>
      </w:pPr>
      <w:r w:rsidRPr="00502838">
        <w:rPr>
          <w:b/>
        </w:rPr>
        <w:t>COMMON MISTAKE:</w:t>
      </w:r>
      <w:r w:rsidRPr="00502838">
        <w:t xml:space="preserve"> Combining conflicting commands and choosing whichever interpretation is easiest instead of surfacing the conflict.</w:t>
      </w:r>
    </w:p>
    <w:p w14:paraId="7D4237C7" w14:textId="77777777" w:rsidR="00E51085" w:rsidRPr="00502838" w:rsidRDefault="00000000">
      <w:pPr>
        <w:pStyle w:val="Callout"/>
      </w:pPr>
      <w:r w:rsidRPr="00502838">
        <w:rPr>
          <w:b/>
        </w:rPr>
        <w:t>TIP AND TRICK:</w:t>
      </w:r>
      <w:r w:rsidRPr="00502838">
        <w:t xml:space="preserve"> Write combined commands in execution order and separate them with punctuation.</w:t>
      </w:r>
    </w:p>
    <w:p w14:paraId="7062C6F9" w14:textId="77777777" w:rsidR="00E51085" w:rsidRPr="00502838" w:rsidRDefault="00000000">
      <w:pPr>
        <w:pStyle w:val="Heading1"/>
        <w:pageBreakBefore/>
        <w:rPr>
          <w:color w:val="auto"/>
          <w:rPrChange w:id="714" w:author="Shane Gaither" w:date="2026-08-18T21:14:00Z" w16du:dateUtc="2026-08-19T02:14:00Z">
            <w:rPr/>
          </w:rPrChange>
        </w:rPr>
      </w:pPr>
      <w:r w:rsidRPr="00502838">
        <w:rPr>
          <w:color w:val="auto"/>
          <w:rPrChange w:id="715" w:author="Shane Gaither" w:date="2026-08-18T21:14:00Z" w16du:dateUtc="2026-08-19T02:14:00Z">
            <w:rPr>
              <w:color w:val="0000FF"/>
            </w:rPr>
          </w:rPrChange>
        </w:rPr>
        <w:lastRenderedPageBreak/>
        <w:t>PART V — ARTIFACTS AND SOURCE CONTROL</w:t>
      </w:r>
    </w:p>
    <w:p w14:paraId="18783E10" w14:textId="77777777" w:rsidR="00E51085" w:rsidRPr="00502838" w:rsidRDefault="00000000">
      <w:r w:rsidRPr="00502838">
        <w:t>As soon as the work produces a file that matters later, the workflow must protect which copy controls and what changed.</w:t>
      </w:r>
    </w:p>
    <w:p w14:paraId="57F1AC2D" w14:textId="77777777" w:rsidR="00E51085" w:rsidRPr="00502838" w:rsidRDefault="00000000">
      <w:pPr>
        <w:pStyle w:val="Heading2"/>
        <w:rPr>
          <w:color w:val="auto"/>
          <w:rPrChange w:id="716" w:author="Shane Gaither" w:date="2026-08-18T21:14:00Z" w16du:dateUtc="2026-08-19T02:14:00Z">
            <w:rPr/>
          </w:rPrChange>
        </w:rPr>
      </w:pPr>
      <w:r w:rsidRPr="00502838">
        <w:rPr>
          <w:color w:val="auto"/>
          <w:rPrChange w:id="717" w:author="Shane Gaither" w:date="2026-08-18T21:14:00Z" w16du:dateUtc="2026-08-19T02:14:00Z">
            <w:rPr>
              <w:color w:val="0000FF"/>
            </w:rPr>
          </w:rPrChange>
        </w:rPr>
        <w:t>5.1  Planning Versus Artifact Creation</w:t>
      </w:r>
    </w:p>
    <w:p w14:paraId="6D67154F" w14:textId="77777777" w:rsidR="00E51085" w:rsidRPr="00502838" w:rsidRDefault="00000000">
      <w:pPr>
        <w:pStyle w:val="MainIdea"/>
      </w:pPr>
      <w:r w:rsidRPr="00502838">
        <w:rPr>
          <w:b/>
        </w:rPr>
        <w:t>“Main Idea: Planning describes what should be created; artifact creation produces the actual usable file or output.”</w:t>
      </w:r>
    </w:p>
    <w:p w14:paraId="26A9652C" w14:textId="77777777" w:rsidR="00E51085" w:rsidRPr="00502838" w:rsidRDefault="00000000">
      <w:r w:rsidRPr="00502838">
        <w:t>Planning and artifact creation are two distinct activities. Do not mix them.</w:t>
      </w:r>
    </w:p>
    <w:p w14:paraId="4B9B0AFF" w14:textId="77777777" w:rsidR="00E51085" w:rsidRPr="00502838" w:rsidRDefault="00000000">
      <w:r w:rsidRPr="00502838">
        <w:t>Planning happens first. You define the scope, reflect the design, identify omissions, and approve the plan. This all happens in conversation — nothing is created yet.</w:t>
      </w:r>
    </w:p>
    <w:p w14:paraId="1601B374" w14:textId="77777777" w:rsidR="00E51085" w:rsidRPr="00502838" w:rsidRDefault="00000000">
      <w:r w:rsidRPr="00502838">
        <w:t>Artifact creation happens after approval. You request one artifact that matches one approved instruction.</w:t>
      </w:r>
    </w:p>
    <w:p w14:paraId="5A4E224F" w14:textId="77777777" w:rsidR="00E51085" w:rsidRPr="00502838" w:rsidRDefault="00000000">
      <w:r w:rsidRPr="00502838">
        <w:t>If you ask for an artifact before the scope is approved, the artifact will be based on an incomplete or incorrect understanding. You will spend more time correcting it than it would have taken to plan properly first.</w:t>
      </w:r>
    </w:p>
    <w:p w14:paraId="0287213F" w14:textId="77777777" w:rsidR="00E51085" w:rsidRPr="00502838" w:rsidRDefault="00000000">
      <w:r w:rsidRPr="00502838">
        <w:t>RULE: Do not ask for the final artifact until the scope is approved.</w:t>
      </w:r>
    </w:p>
    <w:p w14:paraId="15131A9F" w14:textId="77777777" w:rsidR="00E51085" w:rsidRPr="00502838" w:rsidRDefault="00000000">
      <w:pPr>
        <w:pStyle w:val="Callout"/>
      </w:pPr>
      <w:r w:rsidRPr="00502838">
        <w:rPr>
          <w:b/>
        </w:rPr>
        <w:t>EXAMPLE:</w:t>
      </w:r>
      <w:r w:rsidRPr="00502838">
        <w:t xml:space="preserve"> The user first approves the fields, formulas, and source data for a budget tracker. Only then does the LLM create the XLSX artifact.</w:t>
      </w:r>
    </w:p>
    <w:p w14:paraId="18F10A1A" w14:textId="77777777" w:rsidR="00E51085" w:rsidRPr="00502838" w:rsidRDefault="00000000">
      <w:pPr>
        <w:pStyle w:val="Callout"/>
      </w:pPr>
      <w:r w:rsidRPr="00502838">
        <w:rPr>
          <w:b/>
        </w:rPr>
        <w:t>COMMON MISTAKE:</w:t>
      </w:r>
      <w:r w:rsidRPr="00502838">
        <w:t xml:space="preserve"> Creating the final artifact while the user is still discussing scope turns planning into unauthorized execution.</w:t>
      </w:r>
    </w:p>
    <w:p w14:paraId="721D44BC" w14:textId="77777777" w:rsidR="00E51085" w:rsidRPr="00502838" w:rsidRDefault="00000000">
      <w:pPr>
        <w:pStyle w:val="Callout"/>
      </w:pPr>
      <w:r w:rsidRPr="00502838">
        <w:rPr>
          <w:b/>
        </w:rPr>
        <w:t>TIP AND TRICK:</w:t>
      </w:r>
      <w:r w:rsidRPr="00502838">
        <w:t xml:space="preserve"> Keep planning outputs in chat and request the file only after scope approval.</w:t>
      </w:r>
    </w:p>
    <w:p w14:paraId="67E2D076" w14:textId="77777777" w:rsidR="00E51085" w:rsidRPr="00502838" w:rsidRDefault="00000000">
      <w:pPr>
        <w:pStyle w:val="Heading2"/>
        <w:rPr>
          <w:color w:val="auto"/>
          <w:rPrChange w:id="718" w:author="Shane Gaither" w:date="2026-08-18T21:14:00Z" w16du:dateUtc="2026-08-19T02:14:00Z">
            <w:rPr/>
          </w:rPrChange>
        </w:rPr>
      </w:pPr>
      <w:r w:rsidRPr="00502838">
        <w:rPr>
          <w:color w:val="auto"/>
          <w:rPrChange w:id="719" w:author="Shane Gaither" w:date="2026-08-18T21:14:00Z" w16du:dateUtc="2026-08-19T02:14:00Z">
            <w:rPr>
              <w:color w:val="0000FF"/>
            </w:rPr>
          </w:rPrChange>
        </w:rPr>
        <w:t>5.2  What an Artifact Is</w:t>
      </w:r>
    </w:p>
    <w:p w14:paraId="03643BED" w14:textId="77777777" w:rsidR="00E51085" w:rsidRPr="00502838" w:rsidRDefault="00000000">
      <w:pPr>
        <w:pStyle w:val="MainIdea"/>
      </w:pPr>
      <w:r w:rsidRPr="00502838">
        <w:rPr>
          <w:b/>
        </w:rPr>
        <w:t>“Main Idea: An artifact is a concrete output you can save, inspect, transfer, or use outside the conversation.”</w:t>
      </w:r>
    </w:p>
    <w:p w14:paraId="375BACA5" w14:textId="77777777" w:rsidR="00E51085" w:rsidRPr="00502838" w:rsidRDefault="00000000">
      <w:r w:rsidRPr="00502838">
        <w:t>An artifact is a file or structured output created for a specific purpose. Artifacts have a format, a defined purpose, a path or location, and a version or status.</w:t>
      </w:r>
    </w:p>
    <w:p w14:paraId="52FAFC99" w14:textId="77777777" w:rsidR="00E51085" w:rsidRPr="00502838" w:rsidRDefault="00000000">
      <w:r w:rsidRPr="00502838">
        <w:t>An artifact is not just text displayed in the conversation. It becomes a usable work product only when a file or structured output exists at a confirmed location and the user can access it. Depending on the platform and tools available, the LLM may create a downloadable file directly or may provide content for the user to save. In either case, verify the filename, format, location, and accessibility before treating the artifact as complete.</w:t>
      </w:r>
    </w:p>
    <w:p w14:paraId="01B95E71" w14:textId="77777777" w:rsidR="00E51085" w:rsidRPr="00502838" w:rsidRDefault="00000000">
      <w:r w:rsidRPr="00502838">
        <w:rPr>
          <w:rPrChange w:id="720" w:author="Shane Gaither" w:date="2026-08-18T21:14:00Z" w16du:dateUtc="2026-08-19T02:14:00Z">
            <w:rPr>
              <w:color w:val="0000FF"/>
            </w:rPr>
          </w:rPrChange>
        </w:rPr>
        <w:t>Common artifact types include: a prompt for another tool, a checklist, a report, a downloadable guide, a business document, or a set of step-by-step instructions.</w:t>
      </w:r>
    </w:p>
    <w:p w14:paraId="3F68B4E5" w14:textId="77777777" w:rsidR="00E51085" w:rsidRPr="00502838" w:rsidRDefault="00000000">
      <w:pPr>
        <w:pStyle w:val="Callout"/>
      </w:pPr>
      <w:r w:rsidRPr="00502838">
        <w:rPr>
          <w:b/>
          <w:rPrChange w:id="721" w:author="Shane Gaither" w:date="2026-08-18T21:14:00Z" w16du:dateUtc="2026-08-19T02:14:00Z">
            <w:rPr>
              <w:b/>
              <w:color w:val="0000FF"/>
            </w:rPr>
          </w:rPrChange>
        </w:rPr>
        <w:t>EXAMPLE:</w:t>
      </w:r>
      <w:r w:rsidRPr="00502838">
        <w:rPr>
          <w:rPrChange w:id="722" w:author="Shane Gaither" w:date="2026-08-18T21:14:00Z" w16du:dateUtc="2026-08-19T02:14:00Z">
            <w:rPr>
              <w:color w:val="0000FF"/>
            </w:rPr>
          </w:rPrChange>
        </w:rPr>
        <w:t xml:space="preserve"> One LLM service may create a downloadable DOCX file, while another may give you formatted text that you must save yourself. In either case, confirm the expected filename, format, location, and accessibility before treating the work product as complete.</w:t>
      </w:r>
    </w:p>
    <w:p w14:paraId="2EF0969A" w14:textId="77777777" w:rsidR="00E51085" w:rsidRPr="00502838" w:rsidRDefault="00000000">
      <w:pPr>
        <w:pStyle w:val="Callout"/>
      </w:pPr>
      <w:r w:rsidRPr="00502838">
        <w:rPr>
          <w:b/>
        </w:rPr>
        <w:lastRenderedPageBreak/>
        <w:t>COMMON MISTAKE:</w:t>
      </w:r>
      <w:r w:rsidRPr="00502838">
        <w:t xml:space="preserve"> Claiming an artifact is complete because content was drafted, even though no accessible file exists at the stated location.</w:t>
      </w:r>
    </w:p>
    <w:p w14:paraId="5ECE6185" w14:textId="77777777" w:rsidR="00E51085" w:rsidRPr="00502838" w:rsidRDefault="00000000">
      <w:pPr>
        <w:pStyle w:val="Callout"/>
      </w:pPr>
      <w:r w:rsidRPr="00502838">
        <w:rPr>
          <w:b/>
        </w:rPr>
        <w:t>TIP AND TRICK:</w:t>
      </w:r>
      <w:r w:rsidRPr="00502838">
        <w:t xml:space="preserve"> Verify the artifact by opening it from the exact link or path you intend to use later.</w:t>
      </w:r>
    </w:p>
    <w:p w14:paraId="2E800169" w14:textId="77777777" w:rsidR="00E51085" w:rsidRPr="00502838" w:rsidRDefault="00000000">
      <w:pPr>
        <w:pStyle w:val="Heading2"/>
        <w:rPr>
          <w:color w:val="auto"/>
          <w:rPrChange w:id="723" w:author="Shane Gaither" w:date="2026-08-18T21:14:00Z" w16du:dateUtc="2026-08-19T02:14:00Z">
            <w:rPr/>
          </w:rPrChange>
        </w:rPr>
      </w:pPr>
      <w:r w:rsidRPr="00502838">
        <w:rPr>
          <w:color w:val="auto"/>
          <w:rPrChange w:id="724" w:author="Shane Gaither" w:date="2026-08-18T21:14:00Z" w16du:dateUtc="2026-08-19T02:14:00Z">
            <w:rPr>
              <w:color w:val="0000FF"/>
            </w:rPr>
          </w:rPrChange>
        </w:rPr>
        <w:t>5.3  Artifact Types</w:t>
      </w:r>
    </w:p>
    <w:p w14:paraId="7FC2E7AA" w14:textId="77777777" w:rsidR="00E51085" w:rsidRPr="00502838" w:rsidRDefault="00000000">
      <w:pPr>
        <w:pStyle w:val="MainIdea"/>
      </w:pPr>
      <w:r w:rsidRPr="00502838">
        <w:rPr>
          <w:b/>
        </w:rPr>
        <w:t>“Main Idea: Choose an artifact format based on what the next person or tool must do with it.”</w:t>
      </w:r>
    </w:p>
    <w:p w14:paraId="733E72BE" w14:textId="77777777" w:rsidR="00E51085" w:rsidRPr="00502838" w:rsidRDefault="00000000">
      <w:pPr>
        <w:pStyle w:val="Heading3"/>
        <w:rPr>
          <w:color w:val="auto"/>
          <w:rPrChange w:id="725" w:author="Shane Gaither" w:date="2026-08-18T21:14:00Z" w16du:dateUtc="2026-08-19T02:14:00Z">
            <w:rPr/>
          </w:rPrChange>
        </w:rPr>
      </w:pPr>
      <w:r w:rsidRPr="00502838">
        <w:rPr>
          <w:color w:val="auto"/>
          <w:rPrChange w:id="726" w:author="Shane Gaither" w:date="2026-08-18T21:14:00Z" w16du:dateUtc="2026-08-19T02:14:00Z">
            <w:rPr/>
          </w:rPrChange>
        </w:rPr>
        <w:t>MD — Markdown</w:t>
      </w:r>
    </w:p>
    <w:p w14:paraId="3DC4EB52" w14:textId="77777777" w:rsidR="00E51085" w:rsidRPr="00502838" w:rsidRDefault="00000000">
      <w:pPr>
        <w:pStyle w:val="MainIdea"/>
      </w:pPr>
      <w:r w:rsidRPr="00502838">
        <w:rPr>
          <w:b/>
        </w:rPr>
        <w:t>“Main Idea: Use Markdown for structured text that must stay readable to both humans and LLMs.”</w:t>
      </w:r>
    </w:p>
    <w:p w14:paraId="46846BDA" w14:textId="77777777" w:rsidR="00E51085" w:rsidRPr="00502838" w:rsidRDefault="00000000">
      <w:r w:rsidRPr="00502838">
        <w:rPr>
          <w:rPrChange w:id="727" w:author="Shane Gaither" w:date="2026-08-18T21:14:00Z" w16du:dateUtc="2026-08-19T02:14:00Z">
            <w:rPr>
              <w:color w:val="0000FF"/>
            </w:rPr>
          </w:rPrChange>
        </w:rPr>
        <w:t>A plain-text file with simple, visible formatting. Use Markdown for instructions, prompts, control records, specifications, authoritative reference material, and other text that must remain easy to inspect and edit. Markdown is often more dependable than DOCX or PDF when sharing text with an LLM because headings, lists, code blocks, and emphasis remain directly readable without page-layout extraction. It is less likely to hide content in comments, text boxes, headers, tracked changes, or rendering layers. DOCX remains preferable when comments, tracked changes, tables, or formal page layout are required. PDF remains preferable for fixed distribution. For text-first transfer into an LLM, Markdown is usually the clearest source format.</w:t>
      </w:r>
    </w:p>
    <w:p w14:paraId="612A5379" w14:textId="77777777" w:rsidR="00E51085" w:rsidRPr="00502838" w:rsidRDefault="00000000">
      <w:pPr>
        <w:pStyle w:val="Heading3"/>
        <w:rPr>
          <w:color w:val="auto"/>
          <w:rPrChange w:id="728" w:author="Shane Gaither" w:date="2026-08-18T21:14:00Z" w16du:dateUtc="2026-08-19T02:14:00Z">
            <w:rPr/>
          </w:rPrChange>
        </w:rPr>
      </w:pPr>
      <w:r w:rsidRPr="00502838">
        <w:rPr>
          <w:color w:val="auto"/>
          <w:rPrChange w:id="729" w:author="Shane Gaither" w:date="2026-08-18T21:14:00Z" w16du:dateUtc="2026-08-19T02:14:00Z">
            <w:rPr/>
          </w:rPrChange>
        </w:rPr>
        <w:t>DOCX — Microsoft Word</w:t>
      </w:r>
    </w:p>
    <w:p w14:paraId="2FD13B86" w14:textId="77777777" w:rsidR="00E51085" w:rsidRPr="00502838" w:rsidRDefault="00000000">
      <w:pPr>
        <w:pStyle w:val="MainIdea"/>
      </w:pPr>
      <w:r w:rsidRPr="00502838">
        <w:rPr>
          <w:b/>
        </w:rPr>
        <w:t>“Main Idea: Use DOCX when a document must be richly formatted, editable, or reviewed in Word.”</w:t>
      </w:r>
    </w:p>
    <w:p w14:paraId="08E5531B" w14:textId="77777777" w:rsidR="00E51085" w:rsidRPr="00502838" w:rsidRDefault="00000000">
      <w:r w:rsidRPr="00502838">
        <w:t>A formatted document. Use it when you need page layout, headings, tables, comments, or document editing features. The right format for business reports, manuals, formal documents, and controlled work products.</w:t>
      </w:r>
    </w:p>
    <w:p w14:paraId="60B1FAF6" w14:textId="77777777" w:rsidR="00E51085" w:rsidRPr="00502838" w:rsidRDefault="00000000">
      <w:pPr>
        <w:pStyle w:val="Heading3"/>
        <w:rPr>
          <w:color w:val="auto"/>
          <w:rPrChange w:id="730" w:author="Shane Gaither" w:date="2026-08-18T21:14:00Z" w16du:dateUtc="2026-08-19T02:14:00Z">
            <w:rPr/>
          </w:rPrChange>
        </w:rPr>
      </w:pPr>
      <w:r w:rsidRPr="00502838">
        <w:rPr>
          <w:color w:val="auto"/>
          <w:rPrChange w:id="731" w:author="Shane Gaither" w:date="2026-08-18T21:14:00Z" w16du:dateUtc="2026-08-19T02:14:00Z">
            <w:rPr/>
          </w:rPrChange>
        </w:rPr>
        <w:t>PDF — Portable Document Format</w:t>
      </w:r>
    </w:p>
    <w:p w14:paraId="26F5AC80" w14:textId="77777777" w:rsidR="00E51085" w:rsidRPr="00502838" w:rsidRDefault="00000000">
      <w:pPr>
        <w:pStyle w:val="MainIdea"/>
      </w:pPr>
      <w:r w:rsidRPr="00502838">
        <w:rPr>
          <w:b/>
        </w:rPr>
        <w:t>“Main Idea: Use PDF for fixed-layout distribution, not as the preferred working edit format.”</w:t>
      </w:r>
    </w:p>
    <w:p w14:paraId="39E76B04" w14:textId="77777777" w:rsidR="00E51085" w:rsidRPr="00502838" w:rsidRDefault="00000000">
      <w:r w:rsidRPr="00502838">
        <w:t>A fixed-layout document. Use it when the content should be viewed, printed, or shared without changing its appearance. PDF is the right format for final, signed, or distribution-ready documents.</w:t>
      </w:r>
    </w:p>
    <w:p w14:paraId="7E013AFC" w14:textId="77777777" w:rsidR="00E51085" w:rsidRPr="00502838" w:rsidRDefault="00000000">
      <w:pPr>
        <w:pStyle w:val="Heading3"/>
        <w:rPr>
          <w:color w:val="auto"/>
          <w:rPrChange w:id="732" w:author="Shane Gaither" w:date="2026-08-18T21:14:00Z" w16du:dateUtc="2026-08-19T02:14:00Z">
            <w:rPr/>
          </w:rPrChange>
        </w:rPr>
      </w:pPr>
      <w:r w:rsidRPr="00502838">
        <w:rPr>
          <w:color w:val="auto"/>
          <w:rPrChange w:id="733" w:author="Shane Gaither" w:date="2026-08-18T21:14:00Z" w16du:dateUtc="2026-08-19T02:14:00Z">
            <w:rPr/>
          </w:rPrChange>
        </w:rPr>
        <w:t>XLSX — Microsoft Excel</w:t>
      </w:r>
    </w:p>
    <w:p w14:paraId="1040E124" w14:textId="77777777" w:rsidR="00E51085" w:rsidRPr="00502838" w:rsidRDefault="00000000">
      <w:pPr>
        <w:pStyle w:val="MainIdea"/>
      </w:pPr>
      <w:r w:rsidRPr="00502838">
        <w:rPr>
          <w:b/>
        </w:rPr>
        <w:t>“Main Idea: Use XLSX for tables, formulas, calculations, and structured spreadsheet work.”</w:t>
      </w:r>
    </w:p>
    <w:p w14:paraId="2409E4D7" w14:textId="77777777" w:rsidR="00E51085" w:rsidRPr="00502838" w:rsidRDefault="00000000">
      <w:r w:rsidRPr="00502838">
        <w:t>A spreadsheet. Use it for calculations, structured data, comparisons, tracking, and tables that need formulas.</w:t>
      </w:r>
    </w:p>
    <w:p w14:paraId="2A9CDFE0" w14:textId="77777777" w:rsidR="00026663" w:rsidRPr="00502838" w:rsidRDefault="00000000">
      <w:pPr>
        <w:pStyle w:val="Callout"/>
      </w:pPr>
      <w:r w:rsidRPr="00502838">
        <w:rPr>
          <w:b/>
          <w:rPrChange w:id="734" w:author="Shane Gaither" w:date="2026-08-18T21:14:00Z" w16du:dateUtc="2026-08-19T02:14:00Z">
            <w:rPr>
              <w:b/>
              <w:color w:val="0000FF"/>
            </w:rPr>
          </w:rPrChange>
        </w:rPr>
        <w:t>EXAMPLE:</w:t>
      </w:r>
      <w:r w:rsidRPr="00502838">
        <w:rPr>
          <w:rPrChange w:id="735" w:author="Shane Gaither" w:date="2026-08-18T21:14:00Z" w16du:dateUtc="2026-08-19T02:14:00Z">
            <w:rPr>
              <w:color w:val="0000FF"/>
            </w:rPr>
          </w:rPrChange>
        </w:rPr>
        <w:t xml:space="preserve"> Use Markdown for a reusable prompt, DOCX for a manual that needs editing or comments, PDF for fixed distribution, and XLSX for a comparison that depends on formulas.</w:t>
      </w:r>
    </w:p>
    <w:p w14:paraId="5F45710F" w14:textId="77777777" w:rsidR="00026663" w:rsidRPr="00502838" w:rsidRDefault="00000000">
      <w:pPr>
        <w:pStyle w:val="Callout"/>
      </w:pPr>
      <w:r w:rsidRPr="00502838">
        <w:rPr>
          <w:b/>
          <w:rPrChange w:id="736" w:author="Shane Gaither" w:date="2026-08-18T21:14:00Z" w16du:dateUtc="2026-08-19T02:14:00Z">
            <w:rPr>
              <w:b/>
              <w:color w:val="0000FF"/>
            </w:rPr>
          </w:rPrChange>
        </w:rPr>
        <w:lastRenderedPageBreak/>
        <w:t>COMMON MISTAKE:</w:t>
      </w:r>
      <w:r w:rsidRPr="00502838">
        <w:rPr>
          <w:rPrChange w:id="737" w:author="Shane Gaither" w:date="2026-08-18T21:14:00Z" w16du:dateUtc="2026-08-19T02:14:00Z">
            <w:rPr>
              <w:color w:val="0000FF"/>
            </w:rPr>
          </w:rPrChange>
        </w:rPr>
        <w:t xml:space="preserve"> Choosing a file format only because it is familiar instead of choosing the format that supports the next person or tool.</w:t>
      </w:r>
    </w:p>
    <w:p w14:paraId="060F40BE" w14:textId="77777777" w:rsidR="00026663" w:rsidRPr="00502838" w:rsidRDefault="00000000">
      <w:pPr>
        <w:pStyle w:val="Callout"/>
      </w:pPr>
      <w:r w:rsidRPr="00502838">
        <w:rPr>
          <w:b/>
          <w:rPrChange w:id="738" w:author="Shane Gaither" w:date="2026-08-18T21:14:00Z" w16du:dateUtc="2026-08-19T02:14:00Z">
            <w:rPr>
              <w:b/>
              <w:color w:val="0000FF"/>
            </w:rPr>
          </w:rPrChange>
        </w:rPr>
        <w:t>TIP AND TRICK:</w:t>
      </w:r>
      <w:r w:rsidRPr="00502838">
        <w:rPr>
          <w:rPrChange w:id="739" w:author="Shane Gaither" w:date="2026-08-18T21:14:00Z" w16du:dateUtc="2026-08-19T02:14:00Z">
            <w:rPr>
              <w:color w:val="0000FF"/>
            </w:rPr>
          </w:rPrChange>
        </w:rPr>
        <w:t xml:space="preserve"> Choose the working format based on how the content must be edited or processed; create a distribution format later when the work is ready to share.</w:t>
      </w:r>
    </w:p>
    <w:p w14:paraId="123368E8" w14:textId="77777777" w:rsidR="00E51085" w:rsidRPr="00502838" w:rsidRDefault="00000000">
      <w:pPr>
        <w:pStyle w:val="Heading2"/>
        <w:rPr>
          <w:color w:val="auto"/>
          <w:rPrChange w:id="740" w:author="Shane Gaither" w:date="2026-08-18T21:14:00Z" w16du:dateUtc="2026-08-19T02:14:00Z">
            <w:rPr/>
          </w:rPrChange>
        </w:rPr>
      </w:pPr>
      <w:r w:rsidRPr="00502838">
        <w:rPr>
          <w:color w:val="auto"/>
          <w:rPrChange w:id="741" w:author="Shane Gaither" w:date="2026-08-18T21:14:00Z" w16du:dateUtc="2026-08-19T02:14:00Z">
            <w:rPr>
              <w:color w:val="0000FF"/>
            </w:rPr>
          </w:rPrChange>
        </w:rPr>
        <w:t>5.4  Making Artifacts Execution-Ready</w:t>
      </w:r>
    </w:p>
    <w:p w14:paraId="594C4261" w14:textId="77777777" w:rsidR="00E51085" w:rsidRPr="00502838" w:rsidRDefault="00000000">
      <w:pPr>
        <w:pStyle w:val="MainIdea"/>
      </w:pPr>
      <w:r w:rsidRPr="00502838">
        <w:rPr>
          <w:b/>
        </w:rPr>
        <w:t>“Main Idea: An execution-ready artifact includes the task, inputs, safeguards, halt conditions, validation, and expected result.”</w:t>
      </w:r>
    </w:p>
    <w:p w14:paraId="5D9B629F" w14:textId="77777777" w:rsidR="00E51085" w:rsidRPr="00502838" w:rsidRDefault="00000000">
      <w:r w:rsidRPr="00502838">
        <w:t>When you ask the LLM to create a prompt for an external tool, the prompt must be complete enough to execute without additional clarification. An incomplete prompt produces incomplete or failed execution.</w:t>
      </w:r>
    </w:p>
    <w:p w14:paraId="2D23505E" w14:textId="77777777" w:rsidR="00E51085" w:rsidRPr="00502838" w:rsidRDefault="00000000">
      <w:r w:rsidRPr="00502838">
        <w:t>A complete execution prompt includes:</w:t>
      </w:r>
    </w:p>
    <w:p w14:paraId="3ECF017D" w14:textId="77777777" w:rsidR="00E51085" w:rsidRPr="00502838" w:rsidRDefault="00000000">
      <w:r w:rsidRPr="00502838">
        <w:t>The exact task to perform.</w:t>
      </w:r>
    </w:p>
    <w:p w14:paraId="2678DBFF" w14:textId="77777777" w:rsidR="00E51085" w:rsidRPr="00502838" w:rsidRDefault="00000000">
      <w:r w:rsidRPr="00502838">
        <w:rPr>
          <w:rPrChange w:id="742" w:author="Shane Gaither" w:date="2026-08-18T21:14:00Z" w16du:dateUtc="2026-08-19T02:14:00Z">
            <w:rPr>
              <w:color w:val="0000FF"/>
            </w:rPr>
          </w:rPrChange>
        </w:rPr>
        <w:t>Known file locations, folders, or project names.</w:t>
      </w:r>
    </w:p>
    <w:p w14:paraId="059C9956" w14:textId="77777777" w:rsidR="00E51085" w:rsidRPr="00502838" w:rsidRDefault="00000000">
      <w:r w:rsidRPr="00502838">
        <w:t>Versions and dependencies.</w:t>
      </w:r>
    </w:p>
    <w:p w14:paraId="63B32798" w14:textId="77777777" w:rsidR="00E51085" w:rsidRPr="00502838" w:rsidRDefault="00000000">
      <w:r w:rsidRPr="00502838">
        <w:t>Safeguards and validation steps.</w:t>
      </w:r>
    </w:p>
    <w:p w14:paraId="6B02EAA0" w14:textId="77777777" w:rsidR="00E51085" w:rsidRPr="00502838" w:rsidRDefault="00000000">
      <w:r w:rsidRPr="00502838">
        <w:t>Halt conditions — when to stop and report rather than continuing.</w:t>
      </w:r>
    </w:p>
    <w:p w14:paraId="69EFF85B" w14:textId="77777777" w:rsidR="00E51085" w:rsidRPr="00502838" w:rsidRDefault="00000000">
      <w:r w:rsidRPr="00502838">
        <w:t>The expected final report format.</w:t>
      </w:r>
    </w:p>
    <w:p w14:paraId="36179B31" w14:textId="77777777" w:rsidR="00E51085" w:rsidRPr="00502838" w:rsidRDefault="00000000">
      <w:r w:rsidRPr="00502838">
        <w:t>How to request it: "Write the execution prompt. Use the approved details. Iterate internally until diminishing returns. Report the iteration count."</w:t>
      </w:r>
    </w:p>
    <w:p w14:paraId="42A9825D" w14:textId="77777777" w:rsidR="00E51085" w:rsidRPr="00502838" w:rsidRDefault="00000000">
      <w:pPr>
        <w:pStyle w:val="Callout"/>
      </w:pPr>
      <w:r w:rsidRPr="00502838">
        <w:rPr>
          <w:b/>
          <w:rPrChange w:id="743" w:author="Shane Gaither" w:date="2026-08-18T21:14:00Z" w16du:dateUtc="2026-08-19T02:14:00Z">
            <w:rPr>
              <w:b/>
              <w:color w:val="0000FF"/>
            </w:rPr>
          </w:rPrChange>
        </w:rPr>
        <w:t>EXAMPLE:</w:t>
      </w:r>
      <w:r w:rsidRPr="00502838">
        <w:rPr>
          <w:rPrChange w:id="744" w:author="Shane Gaither" w:date="2026-08-18T21:14:00Z" w16du:dateUtc="2026-08-19T02:14:00Z">
            <w:rPr>
              <w:color w:val="0000FF"/>
            </w:rPr>
          </w:rPrChange>
        </w:rPr>
        <w:t xml:space="preserve"> You are asking the LLM to write instructions for another tool that will update your website. The instructions should include the file locations, the approved update method, the validation steps, what to do if a required file is missing, and what to report back.</w:t>
      </w:r>
    </w:p>
    <w:p w14:paraId="7BFB0246" w14:textId="77777777" w:rsidR="00E51085" w:rsidRPr="00502838" w:rsidRDefault="00000000">
      <w:pPr>
        <w:pStyle w:val="Callout"/>
      </w:pPr>
      <w:r w:rsidRPr="00502838">
        <w:rPr>
          <w:b/>
          <w:rPrChange w:id="745" w:author="Shane Gaither" w:date="2026-08-18T21:14:00Z" w16du:dateUtc="2026-08-19T02:14:00Z">
            <w:rPr>
              <w:b/>
              <w:color w:val="0000FF"/>
            </w:rPr>
          </w:rPrChange>
        </w:rPr>
        <w:t>COMMON MISTAKE:</w:t>
      </w:r>
      <w:r w:rsidRPr="00502838">
        <w:rPr>
          <w:rPrChange w:id="746" w:author="Shane Gaither" w:date="2026-08-18T21:14:00Z" w16du:dateUtc="2026-08-19T02:14:00Z">
            <w:rPr>
              <w:color w:val="0000FF"/>
            </w:rPr>
          </w:rPrChange>
        </w:rPr>
        <w:t xml:space="preserve"> Accepting instructions that say “run the update” without specifying which files, which approved method, what to check, and what to do if something fails. Incomplete instructions produce incomplete or failed execution.</w:t>
      </w:r>
    </w:p>
    <w:p w14:paraId="6793251F" w14:textId="77777777" w:rsidR="00E51085" w:rsidRPr="00502838" w:rsidRDefault="00000000">
      <w:pPr>
        <w:pStyle w:val="Callout"/>
      </w:pPr>
      <w:r w:rsidRPr="00502838">
        <w:rPr>
          <w:b/>
        </w:rPr>
        <w:t>TIP AND TRICK:</w:t>
      </w:r>
      <w:r w:rsidRPr="00502838">
        <w:t xml:space="preserve"> Include halt conditions in every external-tool prompt so the tool stops instead of guessing.</w:t>
      </w:r>
    </w:p>
    <w:p w14:paraId="13041378" w14:textId="77777777" w:rsidR="00E51085" w:rsidRPr="00502838" w:rsidRDefault="00000000">
      <w:pPr>
        <w:pStyle w:val="Heading2"/>
        <w:rPr>
          <w:color w:val="auto"/>
          <w:rPrChange w:id="747" w:author="Shane Gaither" w:date="2026-08-18T21:14:00Z" w16du:dateUtc="2026-08-19T02:14:00Z">
            <w:rPr/>
          </w:rPrChange>
        </w:rPr>
      </w:pPr>
      <w:r w:rsidRPr="00502838">
        <w:rPr>
          <w:color w:val="auto"/>
          <w:rPrChange w:id="748" w:author="Shane Gaither" w:date="2026-08-18T21:14:00Z" w16du:dateUtc="2026-08-19T02:14:00Z">
            <w:rPr>
              <w:color w:val="0000FF"/>
            </w:rPr>
          </w:rPrChange>
        </w:rPr>
        <w:t>5.5  Canonical Sources and Derivatives</w:t>
      </w:r>
    </w:p>
    <w:p w14:paraId="1E6BAA14" w14:textId="77777777" w:rsidR="00E51085" w:rsidRPr="00502838" w:rsidRDefault="00000000">
      <w:pPr>
        <w:pStyle w:val="MainIdea"/>
      </w:pPr>
      <w:r w:rsidRPr="00502838">
        <w:rPr>
          <w:b/>
        </w:rPr>
        <w:t>“Main Idea: Keep one authoritative source and treat every changed copy as a derivative until it is explicitly promoted.”</w:t>
      </w:r>
    </w:p>
    <w:p w14:paraId="23687FAF" w14:textId="77777777" w:rsidR="00E51085" w:rsidRPr="00502838" w:rsidRDefault="00000000">
      <w:r w:rsidRPr="00502838">
        <w:t>A canonical source is the authoritative version of a document or file. All other versions — including edited or reformatted versions — are derivatives.</w:t>
      </w:r>
    </w:p>
    <w:p w14:paraId="7AF71BCF" w14:textId="77777777" w:rsidR="00E51085" w:rsidRPr="00502838" w:rsidRDefault="00000000">
      <w:r w:rsidRPr="00502838">
        <w:t xml:space="preserve">A canonical reference file is the source the LLM must consult whenever exact wording, facts, requirements, decisions, or formatting boundaries matter. Use one when a task depends on a manuscript, specification, policy, dataset, approved prompt, configuration, or other controlled record. The canonical reference prevents the LLM from rebuilding the work from memory, an earlier </w:t>
      </w:r>
      <w:r w:rsidRPr="00502838">
        <w:lastRenderedPageBreak/>
        <w:t>summary, or a partial conversation. It also gives every derivative a known comparison point. Before editing, identify the canonical filename and version explicitly. After editing, compare the derivative against that file and promote the derivative only through an explicit user decision.</w:t>
      </w:r>
    </w:p>
    <w:p w14:paraId="74F2E016" w14:textId="77777777" w:rsidR="00E51085" w:rsidRPr="00502838" w:rsidRDefault="00000000">
      <w:r w:rsidRPr="00502838">
        <w:t>When you edit a document, you edit the canonical source or create an approved derivative. You do not silently overwrite the source. A derivative is created from the canonical source, has its own path and version, and does not replace the canonical source unless you explicitly promote it.</w:t>
      </w:r>
    </w:p>
    <w:p w14:paraId="248BB0FE" w14:textId="77777777" w:rsidR="00E51085" w:rsidRPr="00502838" w:rsidRDefault="00000000">
      <w:r w:rsidRPr="00502838">
        <w:t>If you overwrite the canonical source with a bad edit, you lose the good version. Keeping the canonical source intact means you can always return to a known-good state.</w:t>
      </w:r>
    </w:p>
    <w:p w14:paraId="1E11C3A3" w14:textId="77777777" w:rsidR="00E51085" w:rsidRPr="00502838" w:rsidRDefault="00000000">
      <w:r w:rsidRPr="00502838">
        <w:t>NOTE: Protected source content: Original information, user edits, examples, commands, meanings, qualifications, and operational guidance in a canonical source must not be removed, silently replaced, contradicted, or weakened when creating a derivative.</w:t>
      </w:r>
    </w:p>
    <w:p w14:paraId="2A8B0302" w14:textId="77777777" w:rsidR="00E51085" w:rsidRPr="00502838" w:rsidRDefault="00000000">
      <w:pPr>
        <w:pStyle w:val="Callout"/>
      </w:pPr>
      <w:r w:rsidRPr="00502838">
        <w:rPr>
          <w:b/>
        </w:rPr>
        <w:t>EXAMPLE:</w:t>
      </w:r>
      <w:r w:rsidRPr="00502838">
        <w:t xml:space="preserve"> Before revising a policy, the user declares Policy-v2.3.docx canonical. The LLM edits from that file, creates Policy-v2.4.docx, and compares the derivative against v2.3.</w:t>
      </w:r>
    </w:p>
    <w:p w14:paraId="31FF1F72" w14:textId="77777777" w:rsidR="00E51085" w:rsidRPr="00502838" w:rsidRDefault="00000000">
      <w:pPr>
        <w:pStyle w:val="Callout"/>
      </w:pPr>
      <w:r w:rsidRPr="00502838">
        <w:rPr>
          <w:b/>
        </w:rPr>
        <w:t>COMMON MISTAKE:</w:t>
      </w:r>
      <w:r w:rsidRPr="00502838">
        <w:t xml:space="preserve"> Treating the newest file, a summary, or a prior chat message as canonical without an explicit authority decision.</w:t>
      </w:r>
    </w:p>
    <w:p w14:paraId="23662957" w14:textId="77777777" w:rsidR="00E51085" w:rsidRPr="00502838" w:rsidRDefault="00000000">
      <w:pPr>
        <w:pStyle w:val="Callout"/>
      </w:pPr>
      <w:r w:rsidRPr="00502838">
        <w:rPr>
          <w:b/>
        </w:rPr>
        <w:t>TIP AND TRICK:</w:t>
      </w:r>
      <w:r w:rsidRPr="00502838">
        <w:t xml:space="preserve"> State “canonical source: [filename]” before every substantial edit.</w:t>
      </w:r>
    </w:p>
    <w:p w14:paraId="214CA8AD" w14:textId="77777777" w:rsidR="00E51085" w:rsidRPr="00502838" w:rsidRDefault="00000000">
      <w:pPr>
        <w:pStyle w:val="Heading2"/>
        <w:rPr>
          <w:color w:val="auto"/>
          <w:rPrChange w:id="749" w:author="Shane Gaither" w:date="2026-08-18T21:14:00Z" w16du:dateUtc="2026-08-19T02:14:00Z">
            <w:rPr/>
          </w:rPrChange>
        </w:rPr>
      </w:pPr>
      <w:r w:rsidRPr="00502838">
        <w:rPr>
          <w:color w:val="auto"/>
          <w:rPrChange w:id="750" w:author="Shane Gaither" w:date="2026-08-18T21:14:00Z" w16du:dateUtc="2026-08-19T02:14:00Z">
            <w:rPr>
              <w:color w:val="0000FF"/>
            </w:rPr>
          </w:rPrChange>
        </w:rPr>
        <w:t>5.6  Editing Versus Regeneration</w:t>
      </w:r>
    </w:p>
    <w:p w14:paraId="14EFC5EC" w14:textId="77777777" w:rsidR="00E51085" w:rsidRPr="00502838" w:rsidRDefault="00000000">
      <w:pPr>
        <w:pStyle w:val="MainIdea"/>
      </w:pPr>
      <w:r w:rsidRPr="00502838">
        <w:rPr>
          <w:b/>
        </w:rPr>
        <w:t>“Main Idea: Edit the canonical source when it exists; do not regenerate a whole artifact for a local change.”</w:t>
      </w:r>
    </w:p>
    <w:p w14:paraId="4D88B6BD" w14:textId="77777777" w:rsidR="00E51085" w:rsidRPr="00502838" w:rsidRDefault="00000000">
      <w:r w:rsidRPr="00502838">
        <w:t>Editing means making specific, targeted changes to an existing document. Content outside the edit scope is preserved exactly.</w:t>
      </w:r>
    </w:p>
    <w:p w14:paraId="10D75FDB" w14:textId="77777777" w:rsidR="00E51085" w:rsidRPr="00502838" w:rsidRDefault="00000000">
      <w:r w:rsidRPr="00502838">
        <w:t>Regeneration means the LLM creates a new version of the document from scratch, based on memory or instructions.</w:t>
      </w:r>
    </w:p>
    <w:p w14:paraId="31851D51" w14:textId="77777777" w:rsidR="00E51085" w:rsidRPr="00502838" w:rsidRDefault="00000000">
      <w:r w:rsidRPr="00502838">
        <w:t>Whenever the canonical source exists and is accessible, use editing. Regeneration is acceptable only when no canonical source exists or when the canonical source cannot be accessed and you have confirmed this.</w:t>
      </w:r>
    </w:p>
    <w:p w14:paraId="5AC26E36" w14:textId="77777777" w:rsidR="00E51085" w:rsidRPr="00502838" w:rsidRDefault="00000000">
      <w:r w:rsidRPr="00502838">
        <w:t>Regeneration loses original content. Even with good instructions, a regenerated document will not contain everything the original contained. Subtle decisions made by the original author — qualifications, examples, warnings — will disappear.</w:t>
      </w:r>
    </w:p>
    <w:p w14:paraId="700AF9E3" w14:textId="77777777" w:rsidR="00E51085" w:rsidRPr="00502838" w:rsidRDefault="00000000">
      <w:r w:rsidRPr="00502838">
        <w:t>STOP: Do not release a regenerated document if the canonical source exists and is accessible. Edit the canonical source or create a derivative from it.</w:t>
      </w:r>
    </w:p>
    <w:p w14:paraId="7021655C" w14:textId="77777777" w:rsidR="00E51085" w:rsidRPr="00502838" w:rsidRDefault="00000000">
      <w:pPr>
        <w:pStyle w:val="Callout"/>
      </w:pPr>
      <w:r w:rsidRPr="00502838">
        <w:rPr>
          <w:b/>
        </w:rPr>
        <w:t>EXAMPLE:</w:t>
      </w:r>
      <w:r w:rsidRPr="00502838">
        <w:t xml:space="preserve"> The user asks to change one validation rule in a configuration file. The LLM edits that rule in the canonical file instead of rebuilding the configuration from memory.</w:t>
      </w:r>
    </w:p>
    <w:p w14:paraId="4C3A69D7" w14:textId="77777777" w:rsidR="00E51085" w:rsidRPr="00502838" w:rsidRDefault="00000000">
      <w:pPr>
        <w:pStyle w:val="Callout"/>
      </w:pPr>
      <w:r w:rsidRPr="00502838">
        <w:rPr>
          <w:b/>
        </w:rPr>
        <w:t>COMMON MISTAKE:</w:t>
      </w:r>
      <w:r w:rsidRPr="00502838">
        <w:t xml:space="preserve"> Regenerating an entire artifact for a small edit and silently losing data, rules, examples, qualifications, or user language.</w:t>
      </w:r>
    </w:p>
    <w:p w14:paraId="77FB3AD6" w14:textId="77777777" w:rsidR="00E51085" w:rsidRPr="00502838" w:rsidRDefault="00000000">
      <w:pPr>
        <w:pStyle w:val="Callout"/>
      </w:pPr>
      <w:r w:rsidRPr="00502838">
        <w:rPr>
          <w:b/>
        </w:rPr>
        <w:t>TIP AND TRICK:</w:t>
      </w:r>
      <w:r w:rsidRPr="00502838">
        <w:t xml:space="preserve"> For a local change, edit locally and compare the unchanged surrounding content.</w:t>
      </w:r>
    </w:p>
    <w:p w14:paraId="7C0D2CDC" w14:textId="77777777" w:rsidR="00E51085" w:rsidRPr="00502838" w:rsidRDefault="00000000">
      <w:pPr>
        <w:pStyle w:val="Heading3"/>
        <w:rPr>
          <w:color w:val="auto"/>
          <w:rPrChange w:id="751" w:author="Shane Gaither" w:date="2026-08-18T21:14:00Z" w16du:dateUtc="2026-08-19T02:14:00Z">
            <w:rPr/>
          </w:rPrChange>
        </w:rPr>
      </w:pPr>
      <w:r w:rsidRPr="00502838">
        <w:rPr>
          <w:color w:val="auto"/>
          <w:rPrChange w:id="752" w:author="Shane Gaither" w:date="2026-08-18T21:14:00Z" w16du:dateUtc="2026-08-19T02:14:00Z">
            <w:rPr/>
          </w:rPrChange>
        </w:rPr>
        <w:lastRenderedPageBreak/>
        <w:t>Recovery from a Bad Edit</w:t>
      </w:r>
    </w:p>
    <w:p w14:paraId="207EDD59" w14:textId="77777777" w:rsidR="00E51085" w:rsidRPr="00502838" w:rsidRDefault="00000000">
      <w:pPr>
        <w:pStyle w:val="MainIdea"/>
      </w:pPr>
      <w:r w:rsidRPr="00502838">
        <w:rPr>
          <w:b/>
        </w:rPr>
        <w:t>“Main Idea: When an edit goes wrong, return to the last known-good source instead of repeatedly repairing a damaged derivative.”</w:t>
      </w:r>
    </w:p>
    <w:p w14:paraId="3DFE68B0" w14:textId="77777777" w:rsidR="00E51085" w:rsidRPr="00502838" w:rsidRDefault="00000000">
      <w:r w:rsidRPr="00502838">
        <w:t>If an edit introduces errors: stop immediately. Do not make additional changes to a document that already contains an error. Return to the last approved canonical source. Reapply only the requested change, and nothing else. Verify the output before accepting it.</w:t>
      </w:r>
    </w:p>
    <w:p w14:paraId="6402FB1B" w14:textId="77777777" w:rsidR="00E51085" w:rsidRPr="00502838" w:rsidRDefault="00000000">
      <w:r w:rsidRPr="00502838">
        <w:t>Errors compound. A second edit on top of a bad first edit makes recovery harder. Stop at the first sign of a problem.</w:t>
      </w:r>
    </w:p>
    <w:p w14:paraId="61682C79" w14:textId="77777777" w:rsidR="00E51085" w:rsidRPr="00502838" w:rsidRDefault="00000000">
      <w:pPr>
        <w:pStyle w:val="Callout"/>
      </w:pPr>
      <w:r w:rsidRPr="00502838">
        <w:rPr>
          <w:b/>
        </w:rPr>
        <w:t>EXAMPLE:</w:t>
      </w:r>
      <w:r w:rsidRPr="00502838">
        <w:t xml:space="preserve"> A manual edit drops a user-approved paragraph. Stop using the damaged derivative, return to the last approved source, reapply only the intended edit, and verify that the paragraph is still present.</w:t>
      </w:r>
    </w:p>
    <w:p w14:paraId="747F0CD9" w14:textId="77777777" w:rsidR="00E51085" w:rsidRPr="00502838" w:rsidRDefault="00000000">
      <w:pPr>
        <w:pStyle w:val="Callout"/>
      </w:pPr>
      <w:r w:rsidRPr="00502838">
        <w:rPr>
          <w:b/>
        </w:rPr>
        <w:t>COMMON MISTAKE:</w:t>
      </w:r>
      <w:r w:rsidRPr="00502838">
        <w:t xml:space="preserve"> Repairing a damaged derivative through repeated edits. Each repair can preserve or add defects that were not in the last known-good source.</w:t>
      </w:r>
    </w:p>
    <w:p w14:paraId="491CDA71" w14:textId="77777777" w:rsidR="00E51085" w:rsidRPr="00502838" w:rsidRDefault="00000000">
      <w:pPr>
        <w:pStyle w:val="Callout"/>
      </w:pPr>
      <w:r w:rsidRPr="00502838">
        <w:rPr>
          <w:b/>
        </w:rPr>
        <w:t>TIP AND TRICK:</w:t>
      </w:r>
      <w:r w:rsidRPr="00502838">
        <w:t xml:space="preserve"> Keep the defective derivative for diagnosis, but perform the recovery from the last approved source.</w:t>
      </w:r>
    </w:p>
    <w:p w14:paraId="72F4F365" w14:textId="77777777" w:rsidR="00E51085" w:rsidRPr="00502838" w:rsidRDefault="00000000">
      <w:pPr>
        <w:pStyle w:val="Heading2"/>
        <w:rPr>
          <w:color w:val="auto"/>
          <w:rPrChange w:id="753" w:author="Shane Gaither" w:date="2026-08-18T21:14:00Z" w16du:dateUtc="2026-08-19T02:14:00Z">
            <w:rPr/>
          </w:rPrChange>
        </w:rPr>
      </w:pPr>
      <w:r w:rsidRPr="00502838">
        <w:rPr>
          <w:color w:val="auto"/>
          <w:rPrChange w:id="754" w:author="Shane Gaither" w:date="2026-08-18T21:14:00Z" w16du:dateUtc="2026-08-19T02:14:00Z">
            <w:rPr>
              <w:color w:val="0000FF"/>
            </w:rPr>
          </w:rPrChange>
        </w:rPr>
        <w:t>5.7  Guard Against Omission and Truncation</w:t>
      </w:r>
    </w:p>
    <w:p w14:paraId="3A2A5B6F" w14:textId="77777777" w:rsidR="00E51085" w:rsidRPr="00502838" w:rsidRDefault="00000000">
      <w:pPr>
        <w:pStyle w:val="MainIdea"/>
      </w:pPr>
      <w:r w:rsidRPr="00502838">
        <w:rPr>
          <w:b/>
        </w:rPr>
        <w:t>“Main Idea: Long outputs can look complete while silently losing content, so verify the whole artifact against the source.”</w:t>
      </w:r>
    </w:p>
    <w:p w14:paraId="060280FA" w14:textId="77777777" w:rsidR="00E51085" w:rsidRPr="00502838" w:rsidRDefault="00000000">
      <w:r w:rsidRPr="00502838">
        <w:t>Long or complicated artifacts create a higher risk that an LLM will omit sections, shorten late portions, stop before completion, or preserve the overall shape while losing details. The risk increases when the LLM regenerates instead of edits, handles many changes in one pass, works from extracted text rather than the source file, or approaches the limits of its active context or output capacity.</w:t>
      </w:r>
    </w:p>
    <w:p w14:paraId="291AAD85" w14:textId="77777777" w:rsidR="00E51085" w:rsidRPr="00502838" w:rsidRDefault="00000000">
      <w:r w:rsidRPr="00502838">
        <w:rPr>
          <w:rPrChange w:id="755" w:author="Shane Gaither" w:date="2026-08-18T21:14:00Z" w16du:dateUtc="2026-08-19T02:14:00Z">
            <w:rPr>
              <w:color w:val="0000FF"/>
            </w:rPr>
          </w:rPrChange>
        </w:rPr>
        <w:t>Control this risk by working from the canonical source, dividing large changes into stages, comparing section counts and headings, checking the beginning and end of the artifact, reviewing the full output rather than a sample, and starting a fresh chat or session when the current one becomes too long or begins showing context-degradation signs.</w:t>
      </w:r>
    </w:p>
    <w:p w14:paraId="7F7F91B7" w14:textId="77777777" w:rsidR="00E51085" w:rsidRPr="00502838" w:rsidRDefault="00000000">
      <w:pPr>
        <w:pStyle w:val="Callout"/>
      </w:pPr>
      <w:r w:rsidRPr="00502838">
        <w:rPr>
          <w:b/>
        </w:rPr>
        <w:t>EXAMPLE:</w:t>
      </w:r>
      <w:r w:rsidRPr="00502838">
        <w:t xml:space="preserve"> A long spreadsheet specification contains twelve validation rules. After revision, the user compares the derivative against the canonical list and discovers that rules eleven and twelve were omitted. The derivative is rejected and corrected from the canonical source.</w:t>
      </w:r>
    </w:p>
    <w:p w14:paraId="5C0627D8" w14:textId="77777777" w:rsidR="00E51085" w:rsidRPr="00502838" w:rsidRDefault="00000000">
      <w:pPr>
        <w:pStyle w:val="Callout"/>
      </w:pPr>
      <w:r w:rsidRPr="00502838">
        <w:rPr>
          <w:b/>
        </w:rPr>
        <w:t>COMMON MISTAKE:</w:t>
      </w:r>
      <w:r w:rsidRPr="00502838">
        <w:t xml:space="preserve"> Assuming that a complete-looking beginning proves the entire artifact was preserved.</w:t>
      </w:r>
    </w:p>
    <w:p w14:paraId="733367CD" w14:textId="77777777" w:rsidR="00E51085" w:rsidRPr="00502838" w:rsidRDefault="00000000">
      <w:pPr>
        <w:pStyle w:val="Callout"/>
      </w:pPr>
      <w:r w:rsidRPr="00502838">
        <w:rPr>
          <w:b/>
        </w:rPr>
        <w:t>TIP AND TRICK:</w:t>
      </w:r>
      <w:r w:rsidRPr="00502838">
        <w:t xml:space="preserve"> Before a large edit, ask for a section or record inventory. Afterward, compare the same inventory against the derivative.</w:t>
      </w:r>
    </w:p>
    <w:p w14:paraId="1622179D" w14:textId="77777777" w:rsidR="00E51085" w:rsidRPr="00502838" w:rsidRDefault="00000000">
      <w:pPr>
        <w:pStyle w:val="Heading2"/>
        <w:rPr>
          <w:color w:val="auto"/>
          <w:rPrChange w:id="756" w:author="Shane Gaither" w:date="2026-08-18T21:14:00Z" w16du:dateUtc="2026-08-19T02:14:00Z">
            <w:rPr/>
          </w:rPrChange>
        </w:rPr>
      </w:pPr>
      <w:r w:rsidRPr="00502838">
        <w:rPr>
          <w:color w:val="auto"/>
          <w:rPrChange w:id="757" w:author="Shane Gaither" w:date="2026-08-18T21:14:00Z" w16du:dateUtc="2026-08-19T02:14:00Z">
            <w:rPr>
              <w:color w:val="0000FF"/>
            </w:rPr>
          </w:rPrChange>
        </w:rPr>
        <w:t>5.8  Version Control and History</w:t>
      </w:r>
    </w:p>
    <w:p w14:paraId="34F0AA7E" w14:textId="77777777" w:rsidR="00E51085" w:rsidRPr="00502838" w:rsidRDefault="00000000">
      <w:pPr>
        <w:pStyle w:val="MainIdea"/>
      </w:pPr>
      <w:r w:rsidRPr="00502838">
        <w:rPr>
          <w:b/>
        </w:rPr>
        <w:t>“Main Idea: Preserve version history and use clear version names instead of overwriting or mixing old content into current files.”</w:t>
      </w:r>
    </w:p>
    <w:p w14:paraId="0FC9700E" w14:textId="77777777" w:rsidR="00E51085" w:rsidRPr="00502838" w:rsidRDefault="00000000">
      <w:r w:rsidRPr="00502838">
        <w:lastRenderedPageBreak/>
        <w:t>Preserve prior history when updating controlled work. The current working version should be clean and current. Earlier versions should be available in history, version tags, archives, or separate files — not mixed into the current version.</w:t>
      </w:r>
    </w:p>
    <w:p w14:paraId="3DDC791E" w14:textId="77777777" w:rsidR="00E51085" w:rsidRPr="00502838" w:rsidRDefault="00000000">
      <w:pPr>
        <w:pStyle w:val="Callout"/>
      </w:pPr>
      <w:r w:rsidRPr="00502838">
        <w:rPr>
          <w:b/>
        </w:rPr>
        <w:t>WHAT NOT TO DO:</w:t>
      </w:r>
      <w:r w:rsidRPr="00502838">
        <w:t xml:space="preserve"> Adding '# OLD VERSION - DO NOT USE' comments to the top of a file and leaving the old content below pollutes the current file. Archive the old version to a separate location or commit it to version history before updating.</w:t>
      </w:r>
    </w:p>
    <w:p w14:paraId="4E1F37EF" w14:textId="77777777" w:rsidR="00E51085" w:rsidRPr="00502838" w:rsidRDefault="00000000">
      <w:pPr>
        <w:pStyle w:val="Callout"/>
      </w:pPr>
      <w:r w:rsidRPr="00502838">
        <w:rPr>
          <w:b/>
        </w:rPr>
        <w:t>TIP AND TRICK:</w:t>
      </w:r>
      <w:r w:rsidRPr="00502838">
        <w:t xml:space="preserve"> Use predictable filenames and preserve the prior approved version before creating the next one.</w:t>
      </w:r>
    </w:p>
    <w:p w14:paraId="1EB1A2F8" w14:textId="77777777" w:rsidR="00E51085" w:rsidRPr="00502838" w:rsidRDefault="00000000">
      <w:pPr>
        <w:pStyle w:val="Callout"/>
      </w:pPr>
      <w:r w:rsidRPr="00502838">
        <w:rPr>
          <w:b/>
        </w:rPr>
        <w:t>EXAMPLE:</w:t>
      </w:r>
      <w:r w:rsidRPr="00502838">
        <w:t xml:space="preserve"> Manual-v1.4.3 remains preserved when Manual-v1.5.3 is created. The new file is not called “final2” or allowed to overwrite the earlier source.</w:t>
      </w:r>
    </w:p>
    <w:p w14:paraId="1FC5C116" w14:textId="77777777" w:rsidR="00E51085" w:rsidRPr="00502838" w:rsidRDefault="00000000">
      <w:pPr>
        <w:pStyle w:val="Callout"/>
      </w:pPr>
      <w:r w:rsidRPr="00502838">
        <w:rPr>
          <w:b/>
        </w:rPr>
        <w:t>COMMON MISTAKE:</w:t>
      </w:r>
      <w:r w:rsidRPr="00502838">
        <w:t xml:space="preserve"> Overwriting the prior version or using ambiguous names such as final-final-revised.</w:t>
      </w:r>
    </w:p>
    <w:p w14:paraId="008D3D4A" w14:textId="77777777" w:rsidR="00E51085" w:rsidRPr="00502838" w:rsidRDefault="00000000">
      <w:pPr>
        <w:pStyle w:val="Heading2"/>
        <w:rPr>
          <w:color w:val="auto"/>
          <w:rPrChange w:id="758" w:author="Shane Gaither" w:date="2026-08-18T21:14:00Z" w16du:dateUtc="2026-08-19T02:14:00Z">
            <w:rPr/>
          </w:rPrChange>
        </w:rPr>
      </w:pPr>
      <w:r w:rsidRPr="00502838">
        <w:rPr>
          <w:color w:val="auto"/>
          <w:rPrChange w:id="759" w:author="Shane Gaither" w:date="2026-08-18T21:14:00Z" w16du:dateUtc="2026-08-19T02:14:00Z">
            <w:rPr>
              <w:color w:val="0000FF"/>
            </w:rPr>
          </w:rPrChange>
        </w:rPr>
        <w:t>5.9  Promote a Derivative Deliberately</w:t>
      </w:r>
    </w:p>
    <w:p w14:paraId="4575009F" w14:textId="77777777" w:rsidR="00E51085" w:rsidRPr="00502838" w:rsidRDefault="00000000">
      <w:pPr>
        <w:pStyle w:val="MainIdea"/>
      </w:pPr>
      <w:r w:rsidRPr="00502838">
        <w:rPr>
          <w:b/>
        </w:rPr>
        <w:t>“Main Idea: A derivative becomes canonical only through deliberate verification and explicit promotion.”</w:t>
      </w:r>
    </w:p>
    <w:p w14:paraId="34A5AB35" w14:textId="77777777" w:rsidR="00E51085" w:rsidRPr="00502838" w:rsidRDefault="00000000">
      <w:r w:rsidRPr="00502838">
        <w:t>A derivative does not become canonical merely because it is newer, polished, or repeatedly used. Promotion is an explicit decision.</w:t>
      </w:r>
    </w:p>
    <w:p w14:paraId="52A5CE38" w14:textId="77777777" w:rsidR="00E51085" w:rsidRPr="00502838" w:rsidRDefault="00000000">
      <w:r w:rsidRPr="00502838">
        <w:t>Promotion sequence:</w:t>
      </w:r>
    </w:p>
    <w:p w14:paraId="3DE51C80" w14:textId="77777777" w:rsidR="00E51085" w:rsidRPr="00502838" w:rsidRDefault="00000000">
      <w:r w:rsidRPr="00502838">
        <w:t>Verify the derivative against the current canonical source and approved scope.</w:t>
      </w:r>
    </w:p>
    <w:p w14:paraId="19833265" w14:textId="77777777" w:rsidR="00E51085" w:rsidRPr="00502838" w:rsidRDefault="00000000">
      <w:r w:rsidRPr="00502838">
        <w:t>Approve the derivative for its intended use.</w:t>
      </w:r>
    </w:p>
    <w:p w14:paraId="593102A3" w14:textId="77777777" w:rsidR="00E51085" w:rsidRPr="00502838" w:rsidRDefault="00000000">
      <w:r w:rsidRPr="00502838">
        <w:t>Declare it the new canonical version.</w:t>
      </w:r>
    </w:p>
    <w:p w14:paraId="483F1F06" w14:textId="77777777" w:rsidR="00E51085" w:rsidRPr="00502838" w:rsidRDefault="00000000">
      <w:r w:rsidRPr="00502838">
        <w:t>Preserve the prior canonical version as superseded or archived.</w:t>
      </w:r>
    </w:p>
    <w:p w14:paraId="38961407" w14:textId="77777777" w:rsidR="00E51085" w:rsidRPr="00502838" w:rsidRDefault="00000000">
      <w:r w:rsidRPr="00502838">
        <w:rPr>
          <w:rPrChange w:id="760" w:author="Shane Gaither" w:date="2026-08-18T21:14:00Z" w16du:dateUtc="2026-08-19T02:14:00Z">
            <w:rPr>
              <w:color w:val="0000FF"/>
            </w:rPr>
          </w:rPrChange>
        </w:rPr>
        <w:t>Update any saved handoff notes and authoritative file paths.</w:t>
      </w:r>
    </w:p>
    <w:p w14:paraId="708B2B21" w14:textId="77777777" w:rsidR="00E51085" w:rsidRPr="00502838" w:rsidRDefault="00000000">
      <w:r w:rsidRPr="00502838">
        <w:t>RULE: Newer is not the same as authoritative.</w:t>
      </w:r>
    </w:p>
    <w:p w14:paraId="260281FB" w14:textId="77777777" w:rsidR="00E51085" w:rsidRPr="00502838" w:rsidRDefault="00000000">
      <w:pPr>
        <w:pStyle w:val="Callout"/>
      </w:pPr>
      <w:r w:rsidRPr="00502838">
        <w:rPr>
          <w:b/>
        </w:rPr>
        <w:t>EXAMPLE:</w:t>
      </w:r>
      <w:r w:rsidRPr="00502838">
        <w:t xml:space="preserve"> After verifying Manual-v1.4.3, the user states that it is canonical. The prior version remains archived but no longer controls new edits.</w:t>
      </w:r>
    </w:p>
    <w:p w14:paraId="494150BA" w14:textId="77777777" w:rsidR="00E51085" w:rsidRPr="00502838" w:rsidRDefault="00000000">
      <w:pPr>
        <w:pStyle w:val="Callout"/>
      </w:pPr>
      <w:r w:rsidRPr="00502838">
        <w:rPr>
          <w:b/>
        </w:rPr>
        <w:t>COMMON MISTAKE:</w:t>
      </w:r>
      <w:r w:rsidRPr="00502838">
        <w:t xml:space="preserve"> Assuming that a newer derivative automatically replaced the canonical source.</w:t>
      </w:r>
    </w:p>
    <w:p w14:paraId="69C2C18A" w14:textId="77777777" w:rsidR="00E51085" w:rsidRPr="00502838" w:rsidRDefault="00000000">
      <w:pPr>
        <w:pStyle w:val="Callout"/>
      </w:pPr>
      <w:r w:rsidRPr="00502838">
        <w:rPr>
          <w:b/>
        </w:rPr>
        <w:t>TIP AND TRICK:</w:t>
      </w:r>
      <w:r w:rsidRPr="00502838">
        <w:t xml:space="preserve"> Promote a derivative with an explicit sentence that names the new canonical file.</w:t>
      </w:r>
    </w:p>
    <w:p w14:paraId="6F87C065" w14:textId="77777777" w:rsidR="00E51085" w:rsidRPr="00502838" w:rsidRDefault="00000000">
      <w:pPr>
        <w:pStyle w:val="Heading2"/>
        <w:rPr>
          <w:color w:val="auto"/>
          <w:rPrChange w:id="761" w:author="Shane Gaither" w:date="2026-08-18T21:14:00Z" w16du:dateUtc="2026-08-19T02:14:00Z">
            <w:rPr/>
          </w:rPrChange>
        </w:rPr>
      </w:pPr>
      <w:r w:rsidRPr="00502838">
        <w:rPr>
          <w:color w:val="auto"/>
          <w:rPrChange w:id="762" w:author="Shane Gaither" w:date="2026-08-18T21:14:00Z" w16du:dateUtc="2026-08-19T02:14:00Z">
            <w:rPr>
              <w:color w:val="0000FF"/>
            </w:rPr>
          </w:rPrChange>
        </w:rPr>
        <w:t>5.10  Use a Simple Versioning Model</w:t>
      </w:r>
    </w:p>
    <w:p w14:paraId="45ECC6CC" w14:textId="77777777" w:rsidR="00E51085" w:rsidRPr="00502838" w:rsidRDefault="00000000">
      <w:pPr>
        <w:pStyle w:val="MainIdea"/>
      </w:pPr>
      <w:r w:rsidRPr="00502838">
        <w:rPr>
          <w:b/>
        </w:rPr>
        <w:t>“Main Idea: Use a predictable version convention that makes revision history and authority easy to understand.”</w:t>
      </w:r>
    </w:p>
    <w:p w14:paraId="27934D5D" w14:textId="77777777" w:rsidR="00E51085" w:rsidRPr="00502838" w:rsidRDefault="00000000">
      <w:r w:rsidRPr="00502838">
        <w:t>Use version labels that reveal state. A practical pattern is major.minor.patch:</w:t>
      </w:r>
    </w:p>
    <w:p w14:paraId="590BA6AD" w14:textId="77777777" w:rsidR="00E51085" w:rsidRPr="00502838" w:rsidRDefault="00000000">
      <w:r w:rsidRPr="00502838">
        <w:t>Major: A substantial change in purpose, structure, or compatibility.</w:t>
      </w:r>
    </w:p>
    <w:p w14:paraId="2F061609" w14:textId="77777777" w:rsidR="00E51085" w:rsidRPr="00502838" w:rsidRDefault="00000000">
      <w:r w:rsidRPr="00502838">
        <w:t>Minor: Meaningful expansion or new sections without changing the document’s basic purpose.</w:t>
      </w:r>
    </w:p>
    <w:p w14:paraId="17883349" w14:textId="77777777" w:rsidR="00E51085" w:rsidRPr="00502838" w:rsidRDefault="00000000">
      <w:r w:rsidRPr="00502838">
        <w:lastRenderedPageBreak/>
        <w:t>Patch: Corrections that do not materially change scope.</w:t>
      </w:r>
    </w:p>
    <w:p w14:paraId="5F242D17" w14:textId="77777777" w:rsidR="00E51085" w:rsidRPr="00502838" w:rsidRDefault="00000000">
      <w:r w:rsidRPr="00502838">
        <w:t>Add a state label when useful: Draft, Review, Approved, Superseded, or Archive. Do not use "final" repeatedly. A file named final-final-revised does not communicate authority.</w:t>
      </w:r>
    </w:p>
    <w:p w14:paraId="09E2C6B1" w14:textId="77777777" w:rsidR="00E51085" w:rsidRPr="00502838" w:rsidRDefault="00000000">
      <w:pPr>
        <w:pStyle w:val="Callout"/>
      </w:pPr>
      <w:r w:rsidRPr="00502838">
        <w:rPr>
          <w:b/>
        </w:rPr>
        <w:t>EXAMPLE:</w:t>
      </w:r>
      <w:r w:rsidRPr="00502838">
        <w:t xml:space="preserve"> Manual_v1.1_Draft.docx → Manual_v1.1_Approved.docx. Preserve Manual_v1.0.docx as the prior canonical source.</w:t>
      </w:r>
    </w:p>
    <w:p w14:paraId="5BED2707" w14:textId="77777777" w:rsidR="00E51085" w:rsidRPr="00502838" w:rsidRDefault="00000000">
      <w:pPr>
        <w:pStyle w:val="Callout"/>
      </w:pPr>
      <w:r w:rsidRPr="00502838">
        <w:rPr>
          <w:b/>
        </w:rPr>
        <w:t>COMMON MISTAKE:</w:t>
      </w:r>
      <w:r w:rsidRPr="00502838">
        <w:t xml:space="preserve"> Using a conventional patch number when the project has an explicitly different two-axis revision convention.</w:t>
      </w:r>
    </w:p>
    <w:p w14:paraId="33FF1042" w14:textId="77777777" w:rsidR="00E51085" w:rsidRPr="00502838" w:rsidRDefault="00000000">
      <w:pPr>
        <w:pStyle w:val="Callout"/>
      </w:pPr>
      <w:r w:rsidRPr="00502838">
        <w:rPr>
          <w:b/>
        </w:rPr>
        <w:t>TIP AND TRICK:</w:t>
      </w:r>
      <w:r w:rsidRPr="00502838">
        <w:t xml:space="preserve"> Document the project’s version convention near the canonical source so generic semantic-version assumptions do not take over.</w:t>
      </w:r>
    </w:p>
    <w:p w14:paraId="5B1F9036" w14:textId="77777777" w:rsidR="00E51085" w:rsidRPr="00502838" w:rsidRDefault="00000000">
      <w:pPr>
        <w:pStyle w:val="Heading1"/>
        <w:pageBreakBefore/>
        <w:rPr>
          <w:color w:val="auto"/>
          <w:rPrChange w:id="763" w:author="Shane Gaither" w:date="2026-08-18T21:14:00Z" w16du:dateUtc="2026-08-19T02:14:00Z">
            <w:rPr/>
          </w:rPrChange>
        </w:rPr>
      </w:pPr>
      <w:r w:rsidRPr="00502838">
        <w:rPr>
          <w:color w:val="auto"/>
          <w:rPrChange w:id="764" w:author="Shane Gaither" w:date="2026-08-18T21:14:00Z" w16du:dateUtc="2026-08-19T02:14:00Z">
            <w:rPr>
              <w:color w:val="0000FF"/>
            </w:rPr>
          </w:rPrChange>
        </w:rPr>
        <w:lastRenderedPageBreak/>
        <w:t>PART VI — VERIFICATION</w:t>
      </w:r>
    </w:p>
    <w:p w14:paraId="64EC5875" w14:textId="77777777" w:rsidR="00E51085" w:rsidRPr="00502838" w:rsidRDefault="00000000">
      <w:r w:rsidRPr="00502838">
        <w:t>The model’s completion claim is not evidence. Verify the actual result against the source, artifact, interface, or test that can prove it.</w:t>
      </w:r>
    </w:p>
    <w:p w14:paraId="5A0A6F79" w14:textId="77777777" w:rsidR="00E51085" w:rsidRPr="00502838" w:rsidRDefault="00000000">
      <w:pPr>
        <w:pStyle w:val="Heading2"/>
        <w:rPr>
          <w:color w:val="auto"/>
          <w:rPrChange w:id="765" w:author="Shane Gaither" w:date="2026-08-18T21:14:00Z" w16du:dateUtc="2026-08-19T02:14:00Z">
            <w:rPr/>
          </w:rPrChange>
        </w:rPr>
      </w:pPr>
      <w:r w:rsidRPr="00502838">
        <w:rPr>
          <w:color w:val="auto"/>
          <w:rPrChange w:id="766" w:author="Shane Gaither" w:date="2026-08-18T21:14:00Z" w16du:dateUtc="2026-08-19T02:14:00Z">
            <w:rPr>
              <w:color w:val="0000FF"/>
            </w:rPr>
          </w:rPrChange>
        </w:rPr>
        <w:t>6.1  Why Completion Claims Are Not Enough</w:t>
      </w:r>
    </w:p>
    <w:p w14:paraId="5D634F2B" w14:textId="77777777" w:rsidR="00E51085" w:rsidRPr="00502838" w:rsidRDefault="00000000">
      <w:pPr>
        <w:pStyle w:val="MainIdea"/>
      </w:pPr>
      <w:r w:rsidRPr="00502838">
        <w:rPr>
          <w:b/>
        </w:rPr>
        <w:t>“Main Idea: An LLM saying the work is complete is not proof; check the actual result.”</w:t>
      </w:r>
    </w:p>
    <w:p w14:paraId="45E11922" w14:textId="77777777" w:rsidR="00E51085" w:rsidRPr="00502838" w:rsidRDefault="00000000">
      <w:r w:rsidRPr="00502838">
        <w:t>The LLM will tell you the work is done. This is not evidence that the work is done. The LLM can be wrong about its own outputs. It can mistake a draft for a final product, miss an omission, or report a result that does not match the actual file.</w:t>
      </w:r>
    </w:p>
    <w:p w14:paraId="678E187F" w14:textId="77777777" w:rsidR="00E51085" w:rsidRPr="00502838" w:rsidRDefault="00000000">
      <w:r w:rsidRPr="00502838">
        <w:t>RULE: Verify every completion claim against actual evidence before accepting it.</w:t>
      </w:r>
    </w:p>
    <w:p w14:paraId="514EB699" w14:textId="77777777" w:rsidR="00E51085" w:rsidRPr="00502838" w:rsidRDefault="00000000">
      <w:r w:rsidRPr="00502838">
        <w:t>Current visible evidence and actual files outrank memory, assumptions, and outdated interface knowledge. This applies to both you and the LLM.</w:t>
      </w:r>
    </w:p>
    <w:p w14:paraId="53BFEC17" w14:textId="77777777" w:rsidR="00E51085" w:rsidRPr="00502838" w:rsidRDefault="00000000">
      <w:pPr>
        <w:pStyle w:val="Callout"/>
      </w:pPr>
      <w:r w:rsidRPr="00502838">
        <w:rPr>
          <w:b/>
        </w:rPr>
        <w:t>EXAMPLE:</w:t>
      </w:r>
      <w:r w:rsidRPr="00502838">
        <w:t xml:space="preserve"> The LLM says a 35-page manual is complete. The user opens the actual file and finds an unresolved comment; the completion claim is rejected.</w:t>
      </w:r>
    </w:p>
    <w:p w14:paraId="04D10666" w14:textId="77777777" w:rsidR="00E51085" w:rsidRPr="00502838" w:rsidRDefault="00000000">
      <w:pPr>
        <w:pStyle w:val="Callout"/>
      </w:pPr>
      <w:r w:rsidRPr="00502838">
        <w:rPr>
          <w:b/>
        </w:rPr>
        <w:t>COMMON MISTAKE:</w:t>
      </w:r>
      <w:r w:rsidRPr="00502838">
        <w:t xml:space="preserve"> Accepting the LLM’s completion statement as proof instead of inspecting the actual output.</w:t>
      </w:r>
    </w:p>
    <w:p w14:paraId="61EF3AF0" w14:textId="77777777" w:rsidR="00E51085" w:rsidRPr="00502838" w:rsidRDefault="00000000">
      <w:pPr>
        <w:pStyle w:val="Callout"/>
      </w:pPr>
      <w:r w:rsidRPr="00502838">
        <w:rPr>
          <w:b/>
        </w:rPr>
        <w:t>TIP AND TRICK:</w:t>
      </w:r>
      <w:r w:rsidRPr="00502838">
        <w:t xml:space="preserve"> Replace “done” with a claim that names the evidence: created, opened, compared, rendered, or tested.</w:t>
      </w:r>
    </w:p>
    <w:p w14:paraId="31B4F8C2" w14:textId="77777777" w:rsidR="00E51085" w:rsidRPr="00502838" w:rsidRDefault="00000000">
      <w:r w:rsidRPr="00502838">
        <w:t>A statement such as “verified,” “reviewed,” or “tested” is also only a claim until it identifies the verification performed and the evidence used. “Verified the document” is weak. “Opened the derivative, compared its headings to the canonical source, confirmed zero active comments, and inspected every rendered page” is auditable.</w:t>
      </w:r>
    </w:p>
    <w:p w14:paraId="06B7EFB7" w14:textId="77777777" w:rsidR="00E51085" w:rsidRPr="00502838" w:rsidRDefault="00000000">
      <w:pPr>
        <w:pStyle w:val="Heading2"/>
        <w:rPr>
          <w:color w:val="auto"/>
          <w:rPrChange w:id="767" w:author="Shane Gaither" w:date="2026-08-18T21:14:00Z" w16du:dateUtc="2026-08-19T02:14:00Z">
            <w:rPr/>
          </w:rPrChange>
        </w:rPr>
      </w:pPr>
      <w:r w:rsidRPr="00502838">
        <w:rPr>
          <w:color w:val="auto"/>
          <w:rPrChange w:id="768" w:author="Shane Gaither" w:date="2026-08-18T21:14:00Z" w16du:dateUtc="2026-08-19T02:14:00Z">
            <w:rPr>
              <w:color w:val="0000FF"/>
            </w:rPr>
          </w:rPrChange>
        </w:rPr>
        <w:t>6.2  Evidence-Based Verification</w:t>
      </w:r>
    </w:p>
    <w:p w14:paraId="5973ECA9" w14:textId="77777777" w:rsidR="00E51085" w:rsidRPr="00502838" w:rsidRDefault="00000000">
      <w:pPr>
        <w:pStyle w:val="MainIdea"/>
      </w:pPr>
      <w:r w:rsidRPr="00502838">
        <w:rPr>
          <w:b/>
        </w:rPr>
        <w:t>“Main Idea: Verify important claims with current, observable evidence from the real artifact or system.”</w:t>
      </w:r>
    </w:p>
    <w:p w14:paraId="4F4AFD8A" w14:textId="77777777" w:rsidR="00E51085" w:rsidRPr="00502838" w:rsidRDefault="00000000">
      <w:r w:rsidRPr="00502838">
        <w:t>Evidence means something visible and current:</w:t>
      </w:r>
    </w:p>
    <w:p w14:paraId="0AED716D" w14:textId="77777777" w:rsidR="00E51085" w:rsidRPr="00502838" w:rsidRDefault="00000000">
      <w:r w:rsidRPr="00502838">
        <w:t>The actual file, opened and inspected.</w:t>
      </w:r>
    </w:p>
    <w:p w14:paraId="5225115A" w14:textId="77777777" w:rsidR="00E51085" w:rsidRPr="00502838" w:rsidRDefault="00000000">
      <w:r w:rsidRPr="00502838">
        <w:t>A screenshot of the live interface.</w:t>
      </w:r>
    </w:p>
    <w:p w14:paraId="731790B8" w14:textId="77777777" w:rsidR="00E51085" w:rsidRPr="00502838" w:rsidRDefault="00000000">
      <w:r w:rsidRPr="00502838">
        <w:t>A test result.</w:t>
      </w:r>
    </w:p>
    <w:p w14:paraId="6A17D9AE" w14:textId="77777777" w:rsidR="00E51085" w:rsidRPr="00502838" w:rsidRDefault="00000000">
      <w:r w:rsidRPr="00502838">
        <w:t>A deployment status message.</w:t>
      </w:r>
    </w:p>
    <w:p w14:paraId="3006C559" w14:textId="77777777" w:rsidR="00E51085" w:rsidRPr="00502838" w:rsidRDefault="00000000">
      <w:r w:rsidRPr="00502838">
        <w:t>A direct comparison between the source and the output.</w:t>
      </w:r>
    </w:p>
    <w:p w14:paraId="0ECDB8B5" w14:textId="77777777" w:rsidR="00E51085" w:rsidRPr="00502838" w:rsidRDefault="00000000">
      <w:r w:rsidRPr="00502838">
        <w:t>Evidence does not mean:</w:t>
      </w:r>
    </w:p>
    <w:p w14:paraId="0533B546" w14:textId="77777777" w:rsidR="00E51085" w:rsidRPr="00502838" w:rsidRDefault="00000000">
      <w:r w:rsidRPr="00502838">
        <w:t>What the LLM says it did.</w:t>
      </w:r>
    </w:p>
    <w:p w14:paraId="2BBDF6C7" w14:textId="77777777" w:rsidR="00E51085" w:rsidRPr="00502838" w:rsidRDefault="00000000">
      <w:r w:rsidRPr="00502838">
        <w:t>What you remember from an earlier session.</w:t>
      </w:r>
    </w:p>
    <w:p w14:paraId="31B0FA8C" w14:textId="77777777" w:rsidR="00E51085" w:rsidRPr="00502838" w:rsidRDefault="00000000">
      <w:r w:rsidRPr="00502838">
        <w:t>What the instructions specified.</w:t>
      </w:r>
    </w:p>
    <w:p w14:paraId="6D88A6EC" w14:textId="77777777" w:rsidR="00E51085" w:rsidRPr="00502838" w:rsidRDefault="00000000">
      <w:r w:rsidRPr="00502838">
        <w:lastRenderedPageBreak/>
        <w:t>An assumption about how the tool works.</w:t>
      </w:r>
    </w:p>
    <w:p w14:paraId="2E789250" w14:textId="77777777" w:rsidR="00E51085" w:rsidRPr="00502838" w:rsidRDefault="00000000">
      <w:pPr>
        <w:pStyle w:val="Callout"/>
      </w:pPr>
      <w:r w:rsidRPr="00502838">
        <w:rPr>
          <w:b/>
        </w:rPr>
        <w:t>EXAMPLE:</w:t>
      </w:r>
      <w:r w:rsidRPr="00502838">
        <w:t xml:space="preserve"> A successful command log confirms execution, a rendered page confirms layout, and a direct source comparison confirms preservation. Each is evidence for a different claim.</w:t>
      </w:r>
    </w:p>
    <w:p w14:paraId="6291D429" w14:textId="77777777" w:rsidR="00E51085" w:rsidRPr="00502838" w:rsidRDefault="00000000">
      <w:pPr>
        <w:pStyle w:val="Callout"/>
      </w:pPr>
      <w:r w:rsidRPr="00502838">
        <w:rPr>
          <w:b/>
        </w:rPr>
        <w:t>COMMON MISTAKE:</w:t>
      </w:r>
      <w:r w:rsidRPr="00502838">
        <w:t xml:space="preserve"> Using the instructions as evidence that the work happened rather than checking the resulting file or system state.</w:t>
      </w:r>
    </w:p>
    <w:p w14:paraId="0F852594" w14:textId="77777777" w:rsidR="00E51085" w:rsidRPr="00502838" w:rsidRDefault="00000000">
      <w:pPr>
        <w:pStyle w:val="Callout"/>
      </w:pPr>
      <w:r w:rsidRPr="00502838">
        <w:rPr>
          <w:b/>
        </w:rPr>
        <w:t>TIP AND TRICK:</w:t>
      </w:r>
      <w:r w:rsidRPr="00502838">
        <w:t xml:space="preserve"> Match each important claim to a specific evidence source.</w:t>
      </w:r>
    </w:p>
    <w:p w14:paraId="01FF5BD6" w14:textId="77777777" w:rsidR="00E51085" w:rsidRPr="00502838" w:rsidRDefault="00000000">
      <w:r w:rsidRPr="00502838">
        <w:t>Verification evidence must match the claim. A file-opening test can prove structural access; it cannot prove that all source content was preserved. A page render can prove appearance; it cannot prove that a hidden comment was removed. State what each check actually establishes.</w:t>
      </w:r>
    </w:p>
    <w:p w14:paraId="3C72D5A4" w14:textId="77777777" w:rsidR="00E51085" w:rsidRPr="00502838" w:rsidRDefault="00000000">
      <w:pPr>
        <w:pStyle w:val="Heading2"/>
        <w:rPr>
          <w:color w:val="auto"/>
          <w:rPrChange w:id="769" w:author="Shane Gaither" w:date="2026-08-18T21:14:00Z" w16du:dateUtc="2026-08-19T02:14:00Z">
            <w:rPr/>
          </w:rPrChange>
        </w:rPr>
      </w:pPr>
      <w:r w:rsidRPr="00502838">
        <w:rPr>
          <w:color w:val="auto"/>
          <w:rPrChange w:id="770" w:author="Shane Gaither" w:date="2026-08-18T21:14:00Z" w16du:dateUtc="2026-08-19T02:14:00Z">
            <w:rPr>
              <w:color w:val="0000FF"/>
            </w:rPr>
          </w:rPrChange>
        </w:rPr>
        <w:t>6.3  What to Verify</w:t>
      </w:r>
    </w:p>
    <w:p w14:paraId="1C7AD790" w14:textId="77777777" w:rsidR="00E51085" w:rsidRPr="00502838" w:rsidRDefault="00000000">
      <w:pPr>
        <w:pStyle w:val="MainIdea"/>
      </w:pPr>
      <w:r w:rsidRPr="00502838">
        <w:rPr>
          <w:b/>
          <w:rPrChange w:id="771" w:author="Shane Gaither" w:date="2026-08-18T21:14:00Z" w16du:dateUtc="2026-08-19T02:14:00Z">
            <w:rPr>
              <w:b/>
              <w:color w:val="0000FF"/>
            </w:rPr>
          </w:rPrChange>
        </w:rPr>
        <w:t>“Main Idea: Verify the specific properties that matter: version, files, tests, status, limitations, and how to undo or recover from the change.”</w:t>
      </w:r>
    </w:p>
    <w:p w14:paraId="2FAC77C5" w14:textId="77777777" w:rsidR="00E51085" w:rsidRPr="00502838" w:rsidRDefault="00000000">
      <w:r w:rsidRPr="00502838">
        <w:t>For completed work, ask for:</w:t>
      </w:r>
    </w:p>
    <w:p w14:paraId="067B8CD9" w14:textId="77777777" w:rsidR="00E51085" w:rsidRPr="00502838" w:rsidRDefault="00000000">
      <w:r w:rsidRPr="00502838">
        <w:rPr>
          <w:rPrChange w:id="772" w:author="Shane Gaither" w:date="2026-08-18T21:14:00Z" w16du:dateUtc="2026-08-19T02:14:00Z">
            <w:rPr>
              <w:color w:val="0000FF"/>
            </w:rPr>
          </w:rPrChange>
        </w:rPr>
        <w:t>For version-controlled or technical work: the final version number or commit hash (the identifier used by a version-control system), if one exists.</w:t>
      </w:r>
    </w:p>
    <w:p w14:paraId="4CD710DC" w14:textId="77777777" w:rsidR="00E51085" w:rsidRPr="00502838" w:rsidRDefault="00000000">
      <w:r w:rsidRPr="00502838">
        <w:t>Validation result — what was tested, what passed, what failed.</w:t>
      </w:r>
    </w:p>
    <w:p w14:paraId="71AEB251" w14:textId="77777777" w:rsidR="00E51085" w:rsidRPr="00502838" w:rsidRDefault="00000000">
      <w:r w:rsidRPr="00502838">
        <w:rPr>
          <w:rPrChange w:id="773" w:author="Shane Gaither" w:date="2026-08-18T21:14:00Z" w16du:dateUtc="2026-08-19T02:14:00Z">
            <w:rPr>
              <w:color w:val="0000FF"/>
            </w:rPr>
          </w:rPrChange>
        </w:rPr>
        <w:t>For published or live technical work: the release or deployment status, if applicable.</w:t>
      </w:r>
    </w:p>
    <w:p w14:paraId="55FBCAEE" w14:textId="77777777" w:rsidR="00E51085" w:rsidRPr="00502838" w:rsidRDefault="00000000">
      <w:r w:rsidRPr="00502838">
        <w:t>List of affected files.</w:t>
      </w:r>
    </w:p>
    <w:p w14:paraId="37A4EFE4" w14:textId="77777777" w:rsidR="00E51085" w:rsidRPr="00502838" w:rsidRDefault="00000000">
      <w:r w:rsidRPr="00502838">
        <w:t>Unresolved limitations.</w:t>
      </w:r>
    </w:p>
    <w:p w14:paraId="4D93D917" w14:textId="77777777" w:rsidR="00E51085" w:rsidRPr="00502838" w:rsidRDefault="00000000">
      <w:r w:rsidRPr="00502838">
        <w:rPr>
          <w:rPrChange w:id="774" w:author="Shane Gaither" w:date="2026-08-18T21:14:00Z" w16du:dateUtc="2026-08-19T02:14:00Z">
            <w:rPr>
              <w:color w:val="0000FF"/>
            </w:rPr>
          </w:rPrChange>
        </w:rPr>
        <w:t>A way to undo the change or restore the prior state when relevant.</w:t>
      </w:r>
    </w:p>
    <w:p w14:paraId="3BFC2A56" w14:textId="77777777" w:rsidR="00E51085" w:rsidRPr="00502838" w:rsidRDefault="00000000">
      <w:r w:rsidRPr="00502838">
        <w:t>For documents, check:</w:t>
      </w:r>
    </w:p>
    <w:p w14:paraId="53F0FD0F" w14:textId="77777777" w:rsidR="00E51085" w:rsidRPr="00502838" w:rsidRDefault="00000000">
      <w:r w:rsidRPr="00502838">
        <w:t>Source content versus output: are all original sections present?</w:t>
      </w:r>
    </w:p>
    <w:p w14:paraId="5F28FDCA" w14:textId="77777777" w:rsidR="00E51085" w:rsidRPr="00502838" w:rsidRDefault="00000000">
      <w:r w:rsidRPr="00502838">
        <w:t>Omission check: did anything get dropped?</w:t>
      </w:r>
    </w:p>
    <w:p w14:paraId="429D2A50" w14:textId="77777777" w:rsidR="00E51085" w:rsidRPr="00502838" w:rsidRDefault="00000000">
      <w:r w:rsidRPr="00502838">
        <w:t>Duplication check: is any section repeated unnecessarily?</w:t>
      </w:r>
    </w:p>
    <w:p w14:paraId="226D298A" w14:textId="77777777" w:rsidR="00E51085" w:rsidRPr="00502838" w:rsidRDefault="00000000">
      <w:r w:rsidRPr="00502838">
        <w:t>Formatting check: are headings, tables, and lists correct?</w:t>
      </w:r>
    </w:p>
    <w:p w14:paraId="50DF4AE1" w14:textId="77777777" w:rsidR="00E51085" w:rsidRPr="00502838" w:rsidRDefault="00000000">
      <w:r w:rsidRPr="00502838">
        <w:t>Rendering check: does the document open without errors and display correctly?</w:t>
      </w:r>
    </w:p>
    <w:p w14:paraId="214878F9" w14:textId="77777777" w:rsidR="00E51085" w:rsidRPr="00502838" w:rsidRDefault="00000000">
      <w:r w:rsidRPr="00502838">
        <w:t>For public-facing work, require:</w:t>
      </w:r>
    </w:p>
    <w:p w14:paraId="7455BD20" w14:textId="77777777" w:rsidR="00E51085" w:rsidRPr="00502838" w:rsidRDefault="00000000">
      <w:r w:rsidRPr="00502838">
        <w:t>Screenshot of the live interface.</w:t>
      </w:r>
    </w:p>
    <w:p w14:paraId="18455835" w14:textId="77777777" w:rsidR="00E51085" w:rsidRPr="00502838" w:rsidRDefault="00000000">
      <w:r w:rsidRPr="00502838">
        <w:t>Current settings confirmed — not what they were set to, but what they are now.</w:t>
      </w:r>
    </w:p>
    <w:p w14:paraId="3755AC2A" w14:textId="77777777" w:rsidR="00E51085" w:rsidRPr="00502838" w:rsidRDefault="00000000">
      <w:r w:rsidRPr="00502838">
        <w:t>Deployed file or page, loaded in a browser.</w:t>
      </w:r>
    </w:p>
    <w:p w14:paraId="6CBAA8F6" w14:textId="77777777" w:rsidR="00E51085" w:rsidRPr="00502838" w:rsidRDefault="00000000">
      <w:r w:rsidRPr="00502838">
        <w:t>NOTE: If the output looks suspect, ask for justification: "Justify why [specific element] appears in this form."</w:t>
      </w:r>
    </w:p>
    <w:p w14:paraId="4FF0E02D" w14:textId="77777777" w:rsidR="00E51085" w:rsidRPr="00502838" w:rsidRDefault="00000000">
      <w:pPr>
        <w:pStyle w:val="Callout"/>
      </w:pPr>
      <w:r w:rsidRPr="00502838">
        <w:rPr>
          <w:b/>
        </w:rPr>
        <w:t>EXAMPLE:</w:t>
      </w:r>
      <w:r w:rsidRPr="00502838">
        <w:t xml:space="preserve"> For a DOCX expansion, verify the filename, section count, user edits, comments, page layout, table of contents, and ability to open the file.</w:t>
      </w:r>
    </w:p>
    <w:p w14:paraId="66D4ED18" w14:textId="77777777" w:rsidR="00E51085" w:rsidRPr="00502838" w:rsidRDefault="00000000">
      <w:pPr>
        <w:pStyle w:val="Callout"/>
      </w:pPr>
      <w:r w:rsidRPr="00502838">
        <w:rPr>
          <w:b/>
        </w:rPr>
        <w:lastRenderedPageBreak/>
        <w:t>COMMON MISTAKE:</w:t>
      </w:r>
      <w:r w:rsidRPr="00502838">
        <w:t xml:space="preserve"> Verifying only that a file opens while ignoring omissions, formatting, comments, or functional behavior.</w:t>
      </w:r>
    </w:p>
    <w:p w14:paraId="1198AE41" w14:textId="77777777" w:rsidR="00E51085" w:rsidRPr="00502838" w:rsidRDefault="00000000">
      <w:pPr>
        <w:pStyle w:val="Callout"/>
      </w:pPr>
      <w:r w:rsidRPr="00502838">
        <w:rPr>
          <w:b/>
        </w:rPr>
        <w:t>TIP AND TRICK:</w:t>
      </w:r>
      <w:r w:rsidRPr="00502838">
        <w:t xml:space="preserve"> Build the verification checklist before execution so evidence is not invented afterward.</w:t>
      </w:r>
    </w:p>
    <w:p w14:paraId="2961A2BF" w14:textId="77777777" w:rsidR="00E51085" w:rsidRPr="00502838" w:rsidRDefault="00000000">
      <w:r w:rsidRPr="00502838">
        <w:t>Record the verification scope and its limits. If a property was not checked, mark it unverified rather than allowing a broad “verified” label to imply more than the evidence supports.</w:t>
      </w:r>
    </w:p>
    <w:p w14:paraId="21AD3688" w14:textId="77777777" w:rsidR="00E51085" w:rsidRPr="00502838" w:rsidRDefault="00000000">
      <w:pPr>
        <w:pStyle w:val="Heading2"/>
        <w:rPr>
          <w:color w:val="auto"/>
          <w:rPrChange w:id="775" w:author="Shane Gaither" w:date="2026-08-18T21:14:00Z" w16du:dateUtc="2026-08-19T02:14:00Z">
            <w:rPr/>
          </w:rPrChange>
        </w:rPr>
      </w:pPr>
      <w:r w:rsidRPr="00502838">
        <w:rPr>
          <w:color w:val="auto"/>
          <w:rPrChange w:id="776" w:author="Shane Gaither" w:date="2026-08-18T21:14:00Z" w16du:dateUtc="2026-08-19T02:14:00Z">
            <w:rPr>
              <w:color w:val="0000FF"/>
            </w:rPr>
          </w:rPrChange>
        </w:rPr>
        <w:t>6.4  Accepting or Rejecting a Result</w:t>
      </w:r>
    </w:p>
    <w:p w14:paraId="0D11BB47" w14:textId="77777777" w:rsidR="00E51085" w:rsidRPr="00502838" w:rsidRDefault="00000000">
      <w:pPr>
        <w:pStyle w:val="MainIdea"/>
      </w:pPr>
      <w:r w:rsidRPr="00502838">
        <w:rPr>
          <w:b/>
        </w:rPr>
        <w:t>“Main Idea: Accept or reject a result based on evidence, and correct only the defective scope.”</w:t>
      </w:r>
    </w:p>
    <w:p w14:paraId="7C4A4B49" w14:textId="77777777" w:rsidR="00E51085" w:rsidRPr="00502838" w:rsidRDefault="00000000">
      <w:r w:rsidRPr="00502838">
        <w:rPr>
          <w:rPrChange w:id="777" w:author="Shane Gaither" w:date="2026-08-18T21:14:00Z" w16du:dateUtc="2026-08-19T02:14:00Z">
            <w:rPr>
              <w:color w:val="0000FF"/>
            </w:rPr>
          </w:rPrChange>
        </w:rPr>
        <w:t>Accepting: When the evidence confirms the output matches the approved scope, the user may accept it for the intended use. Acceptance does not automatically make a derivative canonical; canonical promotion remains a separate explicit user decision.</w:t>
      </w:r>
    </w:p>
    <w:p w14:paraId="49372E13" w14:textId="77777777" w:rsidR="00E51085" w:rsidRPr="00502838" w:rsidRDefault="00000000">
      <w:r w:rsidRPr="00502838">
        <w:t>Rejecting: When the evidence shows the output does not match the approved scope, is incomplete, contains errors, or cannot be verified.</w:t>
      </w:r>
    </w:p>
    <w:p w14:paraId="64EF60CC" w14:textId="77777777" w:rsidR="00E51085" w:rsidRPr="00502838" w:rsidRDefault="00000000">
      <w:r w:rsidRPr="00502838">
        <w:t>When you reject a result:</w:t>
      </w:r>
    </w:p>
    <w:p w14:paraId="4E616067" w14:textId="77777777" w:rsidR="00E51085" w:rsidRPr="00502838" w:rsidRDefault="00000000">
      <w:r w:rsidRPr="00502838">
        <w:t>State the specific problem. ("The CoSyn section is missing." "The table on page 3 is broken.")</w:t>
      </w:r>
    </w:p>
    <w:p w14:paraId="08BC37A6" w14:textId="77777777" w:rsidR="00E51085" w:rsidRPr="00502838" w:rsidRDefault="00000000">
      <w:r w:rsidRPr="00502838">
        <w:t>Do not accept the result in the meantime.</w:t>
      </w:r>
    </w:p>
    <w:p w14:paraId="37AF81D2" w14:textId="77777777" w:rsidR="00E51085" w:rsidRPr="00502838" w:rsidRDefault="00000000">
      <w:r w:rsidRPr="00502838">
        <w:t>Ask the LLM to correct the specific defect without making other changes.</w:t>
      </w:r>
    </w:p>
    <w:p w14:paraId="631416B3" w14:textId="77777777" w:rsidR="00E51085" w:rsidRPr="00502838" w:rsidRDefault="00000000">
      <w:r w:rsidRPr="00502838">
        <w:t>Verify again after the correction.</w:t>
      </w:r>
    </w:p>
    <w:p w14:paraId="14B7C0D3" w14:textId="77777777" w:rsidR="00E51085" w:rsidRPr="00502838" w:rsidRDefault="00000000">
      <w:r w:rsidRPr="00502838">
        <w:t>RULE: Do not reopen the full scope to address a local defect. Correct the defect; keep the rest of the work intact.</w:t>
      </w:r>
    </w:p>
    <w:p w14:paraId="686D126D" w14:textId="77777777" w:rsidR="00E51085" w:rsidRPr="00502838" w:rsidRDefault="00000000">
      <w:pPr>
        <w:pStyle w:val="Callout"/>
      </w:pPr>
      <w:r w:rsidRPr="00502838">
        <w:rPr>
          <w:b/>
        </w:rPr>
        <w:t>EXAMPLE:</w:t>
      </w:r>
      <w:r w:rsidRPr="00502838">
        <w:t xml:space="preserve"> A single table is misaligned in an otherwise correct manual. Reject that local defect, correct only the table, and verify again without reopening the approved prose.</w:t>
      </w:r>
    </w:p>
    <w:p w14:paraId="3B68CD25" w14:textId="77777777" w:rsidR="00E51085" w:rsidRPr="00502838" w:rsidRDefault="00000000">
      <w:pPr>
        <w:pStyle w:val="Callout"/>
      </w:pPr>
      <w:r w:rsidRPr="00502838">
        <w:rPr>
          <w:b/>
        </w:rPr>
        <w:t>COMMON MISTAKE:</w:t>
      </w:r>
      <w:r w:rsidRPr="00502838">
        <w:t xml:space="preserve"> Reopening and rewriting the entire artifact to fix one local defect, thereby creating unrelated changes.</w:t>
      </w:r>
    </w:p>
    <w:p w14:paraId="3E92CD59" w14:textId="77777777" w:rsidR="00E51085" w:rsidRPr="00502838" w:rsidRDefault="00000000">
      <w:pPr>
        <w:pStyle w:val="Callout"/>
      </w:pPr>
      <w:r w:rsidRPr="00502838">
        <w:rPr>
          <w:b/>
        </w:rPr>
        <w:t>TIP AND TRICK:</w:t>
      </w:r>
      <w:r w:rsidRPr="00502838">
        <w:t xml:space="preserve"> Reject the smallest defective unit and preserve everything that already passed.</w:t>
      </w:r>
    </w:p>
    <w:p w14:paraId="20DC9F0F" w14:textId="77777777" w:rsidR="00E51085" w:rsidRPr="00502838" w:rsidRDefault="00000000">
      <w:pPr>
        <w:pStyle w:val="Heading2"/>
        <w:rPr>
          <w:color w:val="auto"/>
          <w:rPrChange w:id="778" w:author="Shane Gaither" w:date="2026-08-18T21:14:00Z" w16du:dateUtc="2026-08-19T02:14:00Z">
            <w:rPr/>
          </w:rPrChange>
        </w:rPr>
      </w:pPr>
      <w:r w:rsidRPr="00502838">
        <w:rPr>
          <w:color w:val="auto"/>
          <w:rPrChange w:id="779" w:author="Shane Gaither" w:date="2026-08-18T21:14:00Z" w16du:dateUtc="2026-08-19T02:14:00Z">
            <w:rPr>
              <w:color w:val="0000FF"/>
            </w:rPr>
          </w:rPrChange>
        </w:rPr>
        <w:t>6.5  Stop and Rejection Conditions</w:t>
      </w:r>
    </w:p>
    <w:p w14:paraId="4ACEC01D" w14:textId="77777777" w:rsidR="00E51085" w:rsidRPr="00502838" w:rsidRDefault="00000000">
      <w:pPr>
        <w:pStyle w:val="MainIdea"/>
      </w:pPr>
      <w:r w:rsidRPr="00502838">
        <w:rPr>
          <w:b/>
        </w:rPr>
        <w:t>“Main Idea: Stop work when required evidence, authority, source, or safety conditions are not satisfied.”</w:t>
      </w:r>
    </w:p>
    <w:p w14:paraId="78AD052E" w14:textId="77777777" w:rsidR="00E51085" w:rsidRPr="00502838" w:rsidRDefault="00000000">
      <w:r w:rsidRPr="00502838">
        <w:t>Do not accept the output — and do not claim success — if any of the following remain true:</w:t>
      </w:r>
    </w:p>
    <w:p w14:paraId="20AC9E17" w14:textId="77777777" w:rsidR="00E51085" w:rsidRPr="00502838" w:rsidRDefault="00000000">
      <w:r w:rsidRPr="00502838">
        <w:t>The canonical source was not used (work was done from memory or a summary).</w:t>
      </w:r>
    </w:p>
    <w:p w14:paraId="19398CE2" w14:textId="77777777" w:rsidR="00E51085" w:rsidRPr="00502838" w:rsidRDefault="00000000">
      <w:r w:rsidRPr="00502838">
        <w:t>A substantive source point is missing from the output.</w:t>
      </w:r>
    </w:p>
    <w:p w14:paraId="4FDE7A3D" w14:textId="77777777" w:rsidR="00E51085" w:rsidRPr="00502838" w:rsidRDefault="00000000">
      <w:r w:rsidRPr="00502838">
        <w:t>An original instruction was changed without authorization.</w:t>
      </w:r>
    </w:p>
    <w:p w14:paraId="25046295" w14:textId="77777777" w:rsidR="00E51085" w:rsidRPr="00502838" w:rsidRDefault="00000000">
      <w:r w:rsidRPr="00502838">
        <w:t>Commands are defined incorrectly.</w:t>
      </w:r>
    </w:p>
    <w:p w14:paraId="3446C19A" w14:textId="77777777" w:rsidR="00E51085" w:rsidRPr="00502838" w:rsidRDefault="00000000">
      <w:r w:rsidRPr="00502838">
        <w:lastRenderedPageBreak/>
        <w:t>Verification evidence was not provided.</w:t>
      </w:r>
    </w:p>
    <w:p w14:paraId="197DF1C3" w14:textId="77777777" w:rsidR="00E51085" w:rsidRPr="00502838" w:rsidRDefault="00000000">
      <w:r w:rsidRPr="00502838">
        <w:t>The output file cannot be opened.</w:t>
      </w:r>
    </w:p>
    <w:p w14:paraId="0FB07DE4" w14:textId="77777777" w:rsidR="00E51085" w:rsidRPr="00502838" w:rsidRDefault="00000000">
      <w:r w:rsidRPr="00502838">
        <w:t>Text is clipped or missing.</w:t>
      </w:r>
    </w:p>
    <w:p w14:paraId="00DA4237" w14:textId="77777777" w:rsidR="00E51085" w:rsidRPr="00502838" w:rsidRDefault="00000000">
      <w:r w:rsidRPr="00502838">
        <w:t>Tables are broken.</w:t>
      </w:r>
    </w:p>
    <w:p w14:paraId="502AD5CD" w14:textId="77777777" w:rsidR="00E51085" w:rsidRPr="00502838" w:rsidRDefault="00000000">
      <w:r w:rsidRPr="00502838">
        <w:t>The canonical source was overwritten instead of creating a derivative.</w:t>
      </w:r>
    </w:p>
    <w:p w14:paraId="1658FE8E" w14:textId="77777777" w:rsidR="00E51085" w:rsidRPr="00502838" w:rsidRDefault="00000000">
      <w:r w:rsidRPr="00502838">
        <w:t>Unresolved tracked changes or unintended comments remain in the file.</w:t>
      </w:r>
    </w:p>
    <w:p w14:paraId="6F2A4DCC" w14:textId="77777777" w:rsidR="00E51085" w:rsidRPr="00502838" w:rsidRDefault="00000000">
      <w:r w:rsidRPr="00502838">
        <w:t>STOP: If any of these conditions remain true, do not claim success. Report the specific problem precisely.</w:t>
      </w:r>
    </w:p>
    <w:p w14:paraId="44F77E80" w14:textId="77777777" w:rsidR="00E51085" w:rsidRPr="00502838" w:rsidRDefault="00000000">
      <w:pPr>
        <w:pStyle w:val="Callout"/>
      </w:pPr>
      <w:r w:rsidRPr="00502838">
        <w:rPr>
          <w:b/>
        </w:rPr>
        <w:t>EXAMPLE:</w:t>
      </w:r>
      <w:r w:rsidRPr="00502838">
        <w:t xml:space="preserve"> If one active comment remains, the document fails the rejection gate even if every visible page looks correct.</w:t>
      </w:r>
    </w:p>
    <w:p w14:paraId="65BCC3D9" w14:textId="77777777" w:rsidR="00E51085" w:rsidRPr="00502838" w:rsidRDefault="00000000">
      <w:pPr>
        <w:pStyle w:val="Callout"/>
      </w:pPr>
      <w:r w:rsidRPr="00502838">
        <w:rPr>
          <w:b/>
        </w:rPr>
        <w:t>COMMON MISTAKE:</w:t>
      </w:r>
      <w:r w:rsidRPr="00502838">
        <w:t xml:space="preserve"> Claiming success while a known rejection condition remains unresolved.</w:t>
      </w:r>
    </w:p>
    <w:p w14:paraId="15B24363" w14:textId="77777777" w:rsidR="00E51085" w:rsidRPr="00502838" w:rsidRDefault="00000000">
      <w:pPr>
        <w:pStyle w:val="Callout"/>
      </w:pPr>
      <w:r w:rsidRPr="00502838">
        <w:rPr>
          <w:b/>
        </w:rPr>
        <w:t>TIP AND TRICK:</w:t>
      </w:r>
      <w:r w:rsidRPr="00502838">
        <w:t xml:space="preserve"> Keep rejection conditions visible during final review and stop at the first unresolved failure.</w:t>
      </w:r>
    </w:p>
    <w:p w14:paraId="72CFE17D" w14:textId="77777777" w:rsidR="00E51085" w:rsidRPr="00502838" w:rsidRDefault="00000000">
      <w:pPr>
        <w:pStyle w:val="Heading2"/>
        <w:rPr>
          <w:color w:val="auto"/>
          <w:rPrChange w:id="780" w:author="Shane Gaither" w:date="2026-08-18T21:14:00Z" w16du:dateUtc="2026-08-19T02:14:00Z">
            <w:rPr/>
          </w:rPrChange>
        </w:rPr>
      </w:pPr>
      <w:r w:rsidRPr="00502838">
        <w:rPr>
          <w:color w:val="auto"/>
          <w:rPrChange w:id="781" w:author="Shane Gaither" w:date="2026-08-18T21:14:00Z" w16du:dateUtc="2026-08-19T02:14:00Z">
            <w:rPr>
              <w:color w:val="0000FF"/>
            </w:rPr>
          </w:rPrChange>
        </w:rPr>
        <w:t>6.6  Four Classes of Verification</w:t>
      </w:r>
    </w:p>
    <w:p w14:paraId="2C0A5EEA" w14:textId="77777777" w:rsidR="00E51085" w:rsidRPr="00502838" w:rsidRDefault="00000000">
      <w:pPr>
        <w:pStyle w:val="MainIdea"/>
      </w:pPr>
      <w:r w:rsidRPr="00502838">
        <w:rPr>
          <w:b/>
        </w:rPr>
        <w:t>“Main Idea: Different claims require different checks: structural, content, visual, and functional verification.”</w:t>
      </w:r>
    </w:p>
    <w:p w14:paraId="24E7FD11" w14:textId="77777777" w:rsidR="00E51085" w:rsidRPr="00502838" w:rsidRDefault="00000000">
      <w:r w:rsidRPr="00502838">
        <w:t>A result can pass one kind of verification and fail another. Check the classes that apply:</w:t>
      </w:r>
    </w:p>
    <w:p w14:paraId="72E448A5" w14:textId="77777777" w:rsidR="00E51085" w:rsidRPr="00502838" w:rsidRDefault="00000000">
      <w:r w:rsidRPr="00502838">
        <w:t>Structural verification: The file exists, opens, has the expected format, contains the expected sections, and is stored at the correct path.</w:t>
      </w:r>
    </w:p>
    <w:p w14:paraId="3AC3C91E" w14:textId="77777777" w:rsidR="00E51085" w:rsidRPr="00502838" w:rsidRDefault="00000000">
      <w:r w:rsidRPr="00502838">
        <w:t>Content verification: The output preserves required source material, includes approved changes, and contains no unauthorized changes.</w:t>
      </w:r>
    </w:p>
    <w:p w14:paraId="04076263" w14:textId="77777777" w:rsidR="00E51085" w:rsidRPr="00502838" w:rsidRDefault="00000000">
      <w:r w:rsidRPr="00502838">
        <w:t>Visual verification: Pages, tables, images, spacing, fonts, and page breaks render correctly without clipping or overlap.</w:t>
      </w:r>
    </w:p>
    <w:p w14:paraId="2A562551" w14:textId="77777777" w:rsidR="00E51085" w:rsidRPr="00502838" w:rsidRDefault="00000000">
      <w:r w:rsidRPr="00502838">
        <w:t>Functional verification: Code runs, links work, formulas calculate, deployments load, and the live state behaves as intended.</w:t>
      </w:r>
    </w:p>
    <w:p w14:paraId="45E2547D" w14:textId="77777777" w:rsidR="00E51085" w:rsidRPr="00502838" w:rsidRDefault="00000000">
      <w:r w:rsidRPr="00502838">
        <w:t>Use independent evidence when possible. The same reasoning that created an error may repeat it during self-review. Compare against the actual source, file, interface, tool output, or live state.</w:t>
      </w:r>
    </w:p>
    <w:p w14:paraId="16D024DE" w14:textId="77777777" w:rsidR="00E51085" w:rsidRPr="00502838" w:rsidRDefault="00000000">
      <w:pPr>
        <w:pStyle w:val="Callout"/>
      </w:pPr>
      <w:r w:rsidRPr="00502838">
        <w:rPr>
          <w:b/>
        </w:rPr>
        <w:t>EXAMPLE:</w:t>
      </w:r>
      <w:r w:rsidRPr="00502838">
        <w:t xml:space="preserve"> A DOCX may pass structural verification because it opens, but fail visual verification because a table is clipped and fail content verification because a paragraph is missing.</w:t>
      </w:r>
    </w:p>
    <w:p w14:paraId="4A2309E0" w14:textId="77777777" w:rsidR="00E51085" w:rsidRPr="00502838" w:rsidRDefault="00000000">
      <w:pPr>
        <w:pStyle w:val="Callout"/>
      </w:pPr>
      <w:r w:rsidRPr="00502838">
        <w:rPr>
          <w:b/>
        </w:rPr>
        <w:t>COMMON MISTAKE:</w:t>
      </w:r>
      <w:r w:rsidRPr="00502838">
        <w:t xml:space="preserve"> Treating one successful verification class as proof that all other classes passed.</w:t>
      </w:r>
    </w:p>
    <w:p w14:paraId="3D3EBD2D" w14:textId="77777777" w:rsidR="00E51085" w:rsidRPr="00502838" w:rsidRDefault="00000000">
      <w:pPr>
        <w:pStyle w:val="Callout"/>
      </w:pPr>
      <w:r w:rsidRPr="00502838">
        <w:rPr>
          <w:b/>
        </w:rPr>
        <w:t>TIP AND TRICK:</w:t>
      </w:r>
      <w:r w:rsidRPr="00502838">
        <w:t xml:space="preserve"> State which verification classes apply before checking the result.</w:t>
      </w:r>
    </w:p>
    <w:p w14:paraId="2AEC4948" w14:textId="77777777" w:rsidR="00E51085" w:rsidRPr="00502838" w:rsidRDefault="00000000">
      <w:pPr>
        <w:pStyle w:val="Heading2"/>
        <w:rPr>
          <w:color w:val="auto"/>
          <w:rPrChange w:id="782" w:author="Shane Gaither" w:date="2026-08-18T21:14:00Z" w16du:dateUtc="2026-08-19T02:14:00Z">
            <w:rPr/>
          </w:rPrChange>
        </w:rPr>
      </w:pPr>
      <w:r w:rsidRPr="00502838">
        <w:rPr>
          <w:color w:val="auto"/>
          <w:rPrChange w:id="783" w:author="Shane Gaither" w:date="2026-08-18T21:14:00Z" w16du:dateUtc="2026-08-19T02:14:00Z">
            <w:rPr>
              <w:color w:val="0000FF"/>
            </w:rPr>
          </w:rPrChange>
        </w:rPr>
        <w:t>6.7  Unsupported Claims and Partial Completion</w:t>
      </w:r>
    </w:p>
    <w:p w14:paraId="45C41224" w14:textId="77777777" w:rsidR="00E51085" w:rsidRPr="00502838" w:rsidRDefault="00000000">
      <w:pPr>
        <w:pStyle w:val="MainIdea"/>
      </w:pPr>
      <w:r w:rsidRPr="00502838">
        <w:rPr>
          <w:b/>
        </w:rPr>
        <w:t>“Main Idea: Report partial success precisely and never claim access or verification you did not actually have.”</w:t>
      </w:r>
    </w:p>
    <w:p w14:paraId="0DF8D7C2" w14:textId="77777777" w:rsidR="00E51085" w:rsidRPr="00502838" w:rsidRDefault="00000000">
      <w:r w:rsidRPr="00502838">
        <w:rPr>
          <w:rPrChange w:id="784" w:author="Shane Gaither" w:date="2026-08-18T21:14:00Z" w16du:dateUtc="2026-08-19T02:14:00Z">
            <w:rPr>
              <w:color w:val="0000FF"/>
            </w:rPr>
          </w:rPrChange>
        </w:rPr>
        <w:lastRenderedPageBreak/>
        <w:t>An LLM must not claim it inspected a file, interface, project folder, code project or source folder, live system, or other external state that it could not access. It must identify the access limitation and separate verified facts from assumptions.</w:t>
      </w:r>
    </w:p>
    <w:p w14:paraId="1E79D770" w14:textId="77777777" w:rsidR="00E51085" w:rsidRPr="00502838" w:rsidRDefault="00000000">
      <w:r w:rsidRPr="00502838">
        <w:t>When only part of a task succeeds, report four states separately: completed, failed, unverified, and deferred. Do not convert partial success into a total completion claim.</w:t>
      </w:r>
    </w:p>
    <w:p w14:paraId="434AB2BD" w14:textId="77777777" w:rsidR="00E51085" w:rsidRPr="00502838" w:rsidRDefault="00000000">
      <w:pPr>
        <w:pStyle w:val="Callout"/>
      </w:pPr>
      <w:r w:rsidRPr="00502838">
        <w:rPr>
          <w:b/>
        </w:rPr>
        <w:t>EXAMPLE:</w:t>
      </w:r>
      <w:r w:rsidRPr="00502838">
        <w:t xml:space="preserve"> "The DOCX was created and opens successfully. Visual page inspection was not completed. The PDF derivative was not created."</w:t>
      </w:r>
    </w:p>
    <w:p w14:paraId="23B7C857" w14:textId="77777777" w:rsidR="00E51085" w:rsidRPr="00502838" w:rsidRDefault="00000000">
      <w:r w:rsidRPr="00502838">
        <w:t>RULE: A precise partial result is more useful than a confident false success claim.</w:t>
      </w:r>
    </w:p>
    <w:p w14:paraId="5C8D769D" w14:textId="77777777" w:rsidR="00E51085" w:rsidRPr="00502838" w:rsidRDefault="00000000">
      <w:pPr>
        <w:pStyle w:val="Callout"/>
      </w:pPr>
      <w:r w:rsidRPr="00502838">
        <w:rPr>
          <w:b/>
        </w:rPr>
        <w:t>COMMON MISTAKE:</w:t>
      </w:r>
      <w:r w:rsidRPr="00502838">
        <w:t xml:space="preserve"> Hiding unverified or deferred work inside a general statement that the task is complete.</w:t>
      </w:r>
    </w:p>
    <w:p w14:paraId="3A0C4A0A" w14:textId="77777777" w:rsidR="00E51085" w:rsidRPr="00502838" w:rsidRDefault="00000000">
      <w:pPr>
        <w:pStyle w:val="Callout"/>
      </w:pPr>
      <w:r w:rsidRPr="00502838">
        <w:rPr>
          <w:b/>
        </w:rPr>
        <w:t>TIP AND TRICK:</w:t>
      </w:r>
      <w:r w:rsidRPr="00502838">
        <w:t xml:space="preserve"> Report completed, failed, unverified, and deferred items under separate labels.</w:t>
      </w:r>
    </w:p>
    <w:p w14:paraId="048135C8" w14:textId="77777777" w:rsidR="00E51085" w:rsidRPr="00502838" w:rsidRDefault="00000000">
      <w:pPr>
        <w:pStyle w:val="Heading2"/>
        <w:rPr>
          <w:color w:val="auto"/>
          <w:rPrChange w:id="785" w:author="Shane Gaither" w:date="2026-08-18T21:14:00Z" w16du:dateUtc="2026-08-19T02:14:00Z">
            <w:rPr/>
          </w:rPrChange>
        </w:rPr>
      </w:pPr>
      <w:r w:rsidRPr="00502838">
        <w:rPr>
          <w:color w:val="auto"/>
          <w:rPrChange w:id="786" w:author="Shane Gaither" w:date="2026-08-18T21:14:00Z" w16du:dateUtc="2026-08-19T02:14:00Z">
            <w:rPr>
              <w:color w:val="0000FF"/>
            </w:rPr>
          </w:rPrChange>
        </w:rPr>
        <w:t>6.8  Destructive and Sensitive Actions</w:t>
      </w:r>
    </w:p>
    <w:p w14:paraId="6BF8EC75" w14:textId="77777777" w:rsidR="00E51085" w:rsidRPr="00502838" w:rsidRDefault="00000000">
      <w:pPr>
        <w:pStyle w:val="MainIdea"/>
      </w:pPr>
      <w:r w:rsidRPr="00502838">
        <w:rPr>
          <w:b/>
        </w:rPr>
        <w:t>“Main Idea: Use stronger safeguards before destructive, public, financial, credential, or irreversible actions.”</w:t>
      </w:r>
    </w:p>
    <w:p w14:paraId="47942430" w14:textId="77777777" w:rsidR="00E51085" w:rsidRPr="00502838" w:rsidRDefault="00000000">
      <w:r w:rsidRPr="00502838">
        <w:rPr>
          <w:rPrChange w:id="787" w:author="Shane Gaither" w:date="2026-08-18T21:14:00Z" w16du:dateUtc="2026-08-19T02:14:00Z">
            <w:rPr>
              <w:color w:val="0000FF"/>
            </w:rPr>
          </w:rPrChange>
        </w:rPr>
        <w:t>Deletion, publication, sending messages, financial actions, credential changes, changes to a live website or system, and irreversible edits require a stronger control pattern:</w:t>
      </w:r>
    </w:p>
    <w:p w14:paraId="193D1DA1" w14:textId="77777777" w:rsidR="00E51085" w:rsidRPr="00502838" w:rsidRDefault="00000000">
      <w:r w:rsidRPr="00502838">
        <w:t>Identify exactly what will change.</w:t>
      </w:r>
    </w:p>
    <w:p w14:paraId="58A67B4F" w14:textId="77777777" w:rsidR="00E51085" w:rsidRPr="00502838" w:rsidRDefault="00000000">
      <w:r w:rsidRPr="00502838">
        <w:t>Confirm the user has authority.</w:t>
      </w:r>
    </w:p>
    <w:p w14:paraId="05D56D07" w14:textId="77777777" w:rsidR="00E51085" w:rsidRPr="00502838" w:rsidRDefault="00000000">
      <w:r w:rsidRPr="00502838">
        <w:t>Preserve a recoverable prior state when possible.</w:t>
      </w:r>
    </w:p>
    <w:p w14:paraId="67C46B86" w14:textId="77777777" w:rsidR="00E51085" w:rsidRPr="00502838" w:rsidRDefault="00000000">
      <w:r w:rsidRPr="00502838">
        <w:t>Reflect the action and consequence.</w:t>
      </w:r>
    </w:p>
    <w:p w14:paraId="755DE68B" w14:textId="77777777" w:rsidR="00E51085" w:rsidRPr="00502838" w:rsidRDefault="00000000">
      <w:r w:rsidRPr="00502838">
        <w:t>Obtain explicit approval.</w:t>
      </w:r>
    </w:p>
    <w:p w14:paraId="2E624DCB" w14:textId="77777777" w:rsidR="00E51085" w:rsidRPr="00502838" w:rsidRDefault="00000000">
      <w:r w:rsidRPr="00502838">
        <w:t>Execute only the approved action.</w:t>
      </w:r>
    </w:p>
    <w:p w14:paraId="0C4F42C9" w14:textId="77777777" w:rsidR="00E51085" w:rsidRPr="00502838" w:rsidRDefault="00000000">
      <w:r w:rsidRPr="00502838">
        <w:t>Verify the actual result.</w:t>
      </w:r>
    </w:p>
    <w:p w14:paraId="57C1CAEC" w14:textId="77777777" w:rsidR="00E51085" w:rsidRPr="00502838" w:rsidRDefault="00000000">
      <w:r w:rsidRPr="00502838">
        <w:t>CoSyn applies the same principle through explicit scope, authority ordering, source fidelity, and failure-state reporting. The practical rule is simple: do not make an irreversible assumption.</w:t>
      </w:r>
    </w:p>
    <w:p w14:paraId="40929886" w14:textId="77777777" w:rsidR="00E51085" w:rsidRPr="00502838" w:rsidRDefault="00000000">
      <w:pPr>
        <w:pStyle w:val="Callout"/>
      </w:pPr>
      <w:r w:rsidRPr="00502838">
        <w:rPr>
          <w:b/>
        </w:rPr>
        <w:t>EXAMPLE:</w:t>
      </w:r>
      <w:r w:rsidRPr="00502838">
        <w:t xml:space="preserve"> Before deleting an obsolete project folder, identify the exact path, preserve a backup, reflect the deletion, obtain approval, delete only that folder, and verify it is gone.</w:t>
      </w:r>
    </w:p>
    <w:p w14:paraId="52F22FE2" w14:textId="77777777" w:rsidR="00E51085" w:rsidRPr="00502838" w:rsidRDefault="00000000">
      <w:pPr>
        <w:pStyle w:val="Callout"/>
      </w:pPr>
      <w:r w:rsidRPr="00502838">
        <w:rPr>
          <w:b/>
        </w:rPr>
        <w:t>COMMON MISTAKE:</w:t>
      </w:r>
      <w:r w:rsidRPr="00502838">
        <w:t xml:space="preserve"> Executing a destructive action from an assumed path or authority without a recoverable prior state.</w:t>
      </w:r>
    </w:p>
    <w:p w14:paraId="3023DDD3" w14:textId="77777777" w:rsidR="00E51085" w:rsidRPr="00502838" w:rsidRDefault="00000000">
      <w:pPr>
        <w:pStyle w:val="Callout"/>
      </w:pPr>
      <w:r w:rsidRPr="00502838">
        <w:rPr>
          <w:b/>
          <w:rPrChange w:id="788" w:author="Shane Gaither" w:date="2026-08-18T21:14:00Z" w16du:dateUtc="2026-08-19T02:14:00Z">
            <w:rPr>
              <w:b/>
              <w:color w:val="0000FF"/>
            </w:rPr>
          </w:rPrChange>
        </w:rPr>
        <w:t>TIP AND TRICK:</w:t>
      </w:r>
      <w:r w:rsidRPr="00502838">
        <w:rPr>
          <w:rPrChange w:id="789" w:author="Shane Gaither" w:date="2026-08-18T21:14:00Z" w16du:dateUtc="2026-08-19T02:14:00Z">
            <w:rPr>
              <w:color w:val="0000FF"/>
            </w:rPr>
          </w:rPrChange>
        </w:rPr>
        <w:t xml:space="preserve"> For irreversible actions, require the exact target and the recoverable prior state in the approval message.</w:t>
      </w:r>
    </w:p>
    <w:p w14:paraId="6B01B0A1" w14:textId="77777777" w:rsidR="00E51085" w:rsidRPr="00502838" w:rsidRDefault="00000000">
      <w:pPr>
        <w:pStyle w:val="Heading2"/>
        <w:rPr>
          <w:color w:val="auto"/>
          <w:rPrChange w:id="790" w:author="Shane Gaither" w:date="2026-08-18T21:14:00Z" w16du:dateUtc="2026-08-19T02:14:00Z">
            <w:rPr/>
          </w:rPrChange>
        </w:rPr>
      </w:pPr>
      <w:r w:rsidRPr="00502838">
        <w:rPr>
          <w:color w:val="auto"/>
          <w:rPrChange w:id="791" w:author="Shane Gaither" w:date="2026-08-18T21:14:00Z" w16du:dateUtc="2026-08-19T02:14:00Z">
            <w:rPr>
              <w:color w:val="0000FF"/>
            </w:rPr>
          </w:rPrChange>
        </w:rPr>
        <w:t>6.9  Validate End-to-End Completion</w:t>
      </w:r>
    </w:p>
    <w:p w14:paraId="3AE20D8B" w14:textId="77777777" w:rsidR="00E51085" w:rsidRPr="00502838" w:rsidRDefault="00000000">
      <w:pPr>
        <w:pStyle w:val="MainIdea"/>
      </w:pPr>
      <w:r w:rsidRPr="00502838">
        <w:rPr>
          <w:b/>
        </w:rPr>
        <w:t>“Main Idea: Before saying the work is complete, verify that the requested endpoint—not merely an intermediate step—has actually been reached.”</w:t>
      </w:r>
    </w:p>
    <w:p w14:paraId="0D2E6D7C" w14:textId="77777777" w:rsidR="00E51085" w:rsidRPr="00502838" w:rsidRDefault="00000000">
      <w:r w:rsidRPr="00502838">
        <w:lastRenderedPageBreak/>
        <w:t>A task has a completion boundary: the furthest state actually achieved relative to the user’s requested endpoint. If the full endpoint cannot be reached, contract the completion claim to the boundary that was actually completed. Do not describe an intermediate artifact, partial test, or preparation step as though it were the whole job.</w:t>
      </w:r>
    </w:p>
    <w:p w14:paraId="492AD54F" w14:textId="77777777" w:rsidR="00E51085" w:rsidRPr="00502838" w:rsidRDefault="00000000">
      <w:r w:rsidRPr="00502838">
        <w:t>A task also has an availability boundary: the files, tools, permissions, interfaces, and external systems actually accessible in the current environment. If required access is unavailable, contract the claim to what can be verified within that boundary and identify the unavailable dependency.</w:t>
      </w:r>
    </w:p>
    <w:p w14:paraId="0B46186F" w14:textId="77777777" w:rsidR="00E51085" w:rsidRPr="00502838" w:rsidRDefault="00000000">
      <w:r w:rsidRPr="00502838">
        <w:t>Use the next executable state test before finalizing: Can the user take the next intended action now, without a missing step that the LLM could have completed with the information and tools already available? If not, the response has stopped short.</w:t>
      </w:r>
    </w:p>
    <w:p w14:paraId="1B2420E9" w14:textId="77777777" w:rsidR="00E51085" w:rsidRPr="00502838" w:rsidRDefault="00000000">
      <w:r w:rsidRPr="00502838">
        <w:t>RULE: Completion claims must shrink when evidence or access shrinks. Never let the wording remain broader than the work actually completed.</w:t>
      </w:r>
    </w:p>
    <w:p w14:paraId="540F422A" w14:textId="77777777" w:rsidR="00E51085" w:rsidRPr="00502838" w:rsidRDefault="00000000">
      <w:pPr>
        <w:pStyle w:val="Callout"/>
      </w:pPr>
      <w:r w:rsidRPr="00502838">
        <w:rPr>
          <w:b/>
          <w:rPrChange w:id="792" w:author="Shane Gaither" w:date="2026-08-18T21:14:00Z" w16du:dateUtc="2026-08-19T02:14:00Z">
            <w:rPr>
              <w:b/>
              <w:color w:val="0000FF"/>
            </w:rPr>
          </w:rPrChange>
        </w:rPr>
        <w:t>EXAMPLE:</w:t>
      </w:r>
      <w:r w:rsidRPr="00502838">
        <w:rPr>
          <w:rPrChange w:id="793" w:author="Shane Gaither" w:date="2026-08-18T21:14:00Z" w16du:dateUtc="2026-08-19T02:14:00Z">
            <w:rPr>
              <w:color w:val="0000FF"/>
            </w:rPr>
          </w:rPrChange>
        </w:rPr>
        <w:t xml:space="preserve"> The LLM prepares instructions for updating a live website but cannot access the live site. The instructions can be complete as a work product, but the website update itself remains unverified and incomplete. The response should identify the exact next action: apply the instructions to the live site and verify the result.</w:t>
      </w:r>
    </w:p>
    <w:p w14:paraId="686A35F3" w14:textId="77777777" w:rsidR="00E51085" w:rsidRPr="00502838" w:rsidRDefault="00000000">
      <w:pPr>
        <w:pStyle w:val="Callout"/>
      </w:pPr>
      <w:r w:rsidRPr="00502838">
        <w:rPr>
          <w:b/>
        </w:rPr>
        <w:t>COMMON MISTAKE:</w:t>
      </w:r>
      <w:r w:rsidRPr="00502838">
        <w:t xml:space="preserve"> Treating “I prepared the next step” as equivalent to “the requested outcome is complete.”</w:t>
      </w:r>
    </w:p>
    <w:p w14:paraId="4DA48C4F" w14:textId="77777777" w:rsidR="00E51085" w:rsidRPr="00502838" w:rsidRDefault="00000000">
      <w:pPr>
        <w:pStyle w:val="Callout"/>
      </w:pPr>
      <w:r w:rsidRPr="00502838">
        <w:rPr>
          <w:b/>
        </w:rPr>
        <w:t>TIP AND TRICK:</w:t>
      </w:r>
      <w:r w:rsidRPr="00502838">
        <w:t xml:space="preserve"> Before using the word done, ask what the user can actually do or verify next.</w:t>
      </w:r>
    </w:p>
    <w:p w14:paraId="3CA79528" w14:textId="77777777" w:rsidR="00E51085" w:rsidRPr="00502838" w:rsidRDefault="00000000">
      <w:pPr>
        <w:pStyle w:val="Heading1"/>
        <w:pageBreakBefore/>
        <w:rPr>
          <w:color w:val="auto"/>
          <w:rPrChange w:id="794" w:author="Shane Gaither" w:date="2026-08-18T21:14:00Z" w16du:dateUtc="2026-08-19T02:14:00Z">
            <w:rPr/>
          </w:rPrChange>
        </w:rPr>
      </w:pPr>
      <w:r w:rsidRPr="00502838">
        <w:rPr>
          <w:color w:val="auto"/>
          <w:rPrChange w:id="795" w:author="Shane Gaither" w:date="2026-08-18T21:14:00Z" w16du:dateUtc="2026-08-19T02:14:00Z">
            <w:rPr>
              <w:color w:val="0000FF"/>
            </w:rPr>
          </w:rPrChange>
        </w:rPr>
        <w:lastRenderedPageBreak/>
        <w:t>PART VII — CONTINUATION AND RECOVERY</w:t>
      </w:r>
    </w:p>
    <w:p w14:paraId="0411ECF0" w14:textId="77777777" w:rsidR="00E51085" w:rsidRPr="00502838" w:rsidRDefault="00000000">
      <w:r w:rsidRPr="00502838">
        <w:t>Long work fails differently from short work. Preserve state, recognize degradation, and recover from the last clean point instead of stacking corrections on top of a contaminated branch.</w:t>
      </w:r>
    </w:p>
    <w:p w14:paraId="3EBB58A7" w14:textId="77777777" w:rsidR="00E51085" w:rsidRPr="00502838" w:rsidRDefault="00000000">
      <w:pPr>
        <w:pStyle w:val="Heading2"/>
        <w:rPr>
          <w:color w:val="auto"/>
          <w:rPrChange w:id="796" w:author="Shane Gaither" w:date="2026-08-18T21:14:00Z" w16du:dateUtc="2026-08-19T02:14:00Z">
            <w:rPr/>
          </w:rPrChange>
        </w:rPr>
      </w:pPr>
      <w:r w:rsidRPr="00502838">
        <w:rPr>
          <w:color w:val="auto"/>
          <w:rPrChange w:id="797" w:author="Shane Gaither" w:date="2026-08-18T21:14:00Z" w16du:dateUtc="2026-08-19T02:14:00Z">
            <w:rPr>
              <w:color w:val="0000FF"/>
            </w:rPr>
          </w:rPrChange>
        </w:rPr>
        <w:t>7.1  When to End a Session</w:t>
      </w:r>
    </w:p>
    <w:p w14:paraId="3444D19D" w14:textId="77777777" w:rsidR="00E51085" w:rsidRPr="00502838" w:rsidRDefault="00000000">
      <w:pPr>
        <w:pStyle w:val="MainIdea"/>
      </w:pPr>
      <w:r w:rsidRPr="00502838">
        <w:rPr>
          <w:b/>
        </w:rPr>
        <w:t>“Main Idea: End a session before context becomes unreliable, preferably at a natural checkpoint.”</w:t>
      </w:r>
    </w:p>
    <w:p w14:paraId="4F2A50CC" w14:textId="77777777" w:rsidR="00E51085" w:rsidRPr="00502838" w:rsidRDefault="00000000">
      <w:r w:rsidRPr="00502838">
        <w:t>End a session when the work has reached a natural stopping point: a stage is complete, an artifact has been delivered, or you need to use the output in another tool before continuing. Also end a session when the conversation is getting long and complex, making it harder to track the current scope.</w:t>
      </w:r>
    </w:p>
    <w:p w14:paraId="256A7701" w14:textId="77777777" w:rsidR="00E51085" w:rsidRPr="00502838" w:rsidRDefault="00000000">
      <w:r w:rsidRPr="00502838">
        <w:t>Do not wait until the session is unmanageable. The longer you go without packaging the state, the harder it becomes to continue cleanly.</w:t>
      </w:r>
    </w:p>
    <w:p w14:paraId="0064337D" w14:textId="77777777" w:rsidR="00E51085" w:rsidRPr="00502838" w:rsidRDefault="00000000">
      <w:r w:rsidRPr="00502838">
        <w:t>NOTE: Natural stopping points include: a stage complete, an artifact delivered, a tool handoff, a decision point where you need to check the live result before continuing.</w:t>
      </w:r>
    </w:p>
    <w:p w14:paraId="1F17F8E3" w14:textId="77777777" w:rsidR="00E51085" w:rsidRPr="00502838" w:rsidRDefault="00000000">
      <w:pPr>
        <w:pStyle w:val="Callout"/>
      </w:pPr>
      <w:r w:rsidRPr="00502838">
        <w:rPr>
          <w:b/>
          <w:rPrChange w:id="798" w:author="Shane Gaither" w:date="2026-08-18T21:14:00Z" w16du:dateUtc="2026-08-19T02:14:00Z">
            <w:rPr>
              <w:b/>
              <w:color w:val="0000FF"/>
            </w:rPr>
          </w:rPrChange>
        </w:rPr>
        <w:t>EXAMPLE:</w:t>
      </w:r>
      <w:r w:rsidRPr="00502838">
        <w:rPr>
          <w:rPrChange w:id="799" w:author="Shane Gaither" w:date="2026-08-18T21:14:00Z" w16du:dateUtc="2026-08-19T02:14:00Z">
            <w:rPr>
              <w:color w:val="0000FF"/>
            </w:rPr>
          </w:rPrChange>
        </w:rPr>
        <w:t xml:space="preserve"> End the session after the verified manual is delivered and before beginning an unrelated live website update.</w:t>
      </w:r>
    </w:p>
    <w:p w14:paraId="75B3D1F6" w14:textId="77777777" w:rsidR="00E51085" w:rsidRPr="00502838" w:rsidRDefault="00000000">
      <w:pPr>
        <w:pStyle w:val="Callout"/>
      </w:pPr>
      <w:r w:rsidRPr="00502838">
        <w:rPr>
          <w:b/>
        </w:rPr>
        <w:t>COMMON MISTAKE:</w:t>
      </w:r>
      <w:r w:rsidRPr="00502838">
        <w:t xml:space="preserve"> Continuing until the session is too confused to identify the canonical source or current approval state.</w:t>
      </w:r>
    </w:p>
    <w:p w14:paraId="0E8ACD1F" w14:textId="77777777" w:rsidR="00E51085" w:rsidRPr="00502838" w:rsidRDefault="00000000">
      <w:pPr>
        <w:pStyle w:val="Callout"/>
      </w:pPr>
      <w:r w:rsidRPr="00502838">
        <w:rPr>
          <w:b/>
        </w:rPr>
        <w:t>TIP AND TRICK:</w:t>
      </w:r>
      <w:r w:rsidRPr="00502838">
        <w:t xml:space="preserve"> End the session while the current source and decisions are still easy to identify.</w:t>
      </w:r>
    </w:p>
    <w:p w14:paraId="7DEBD063" w14:textId="77777777" w:rsidR="00E51085" w:rsidRPr="00502838" w:rsidRDefault="00000000">
      <w:r w:rsidRPr="00502838">
        <w:t>SEE ALSO: Appendix A — Session Continuity for the complete end-session handoff sequence.</w:t>
      </w:r>
    </w:p>
    <w:p w14:paraId="5AA653A9" w14:textId="77777777" w:rsidR="00E51085" w:rsidRPr="00502838" w:rsidRDefault="00000000">
      <w:pPr>
        <w:pStyle w:val="Heading2"/>
        <w:rPr>
          <w:color w:val="auto"/>
          <w:rPrChange w:id="800" w:author="Shane Gaither" w:date="2026-08-18T21:14:00Z" w16du:dateUtc="2026-08-19T02:14:00Z">
            <w:rPr/>
          </w:rPrChange>
        </w:rPr>
      </w:pPr>
      <w:r w:rsidRPr="00502838">
        <w:rPr>
          <w:color w:val="auto"/>
          <w:rPrChange w:id="801" w:author="Shane Gaither" w:date="2026-08-18T21:14:00Z" w16du:dateUtc="2026-08-19T02:14:00Z">
            <w:rPr>
              <w:color w:val="0000FF"/>
            </w:rPr>
          </w:rPrChange>
        </w:rPr>
        <w:t>7.2  Continuation Packages</w:t>
      </w:r>
    </w:p>
    <w:p w14:paraId="39E4513D" w14:textId="77777777" w:rsidR="00E51085" w:rsidRPr="00502838" w:rsidRDefault="00000000">
      <w:pPr>
        <w:pStyle w:val="MainIdea"/>
      </w:pPr>
      <w:r w:rsidRPr="00502838">
        <w:rPr>
          <w:b/>
        </w:rPr>
        <w:t>“Main Idea: A continuation package carries the minimum authoritative state needed to resume cleanly.”</w:t>
      </w:r>
    </w:p>
    <w:p w14:paraId="070D58A5" w14:textId="77777777" w:rsidR="00E51085" w:rsidRPr="00502838" w:rsidRDefault="00000000">
      <w:r w:rsidRPr="00502838">
        <w:t>A continuation package is a structured summary of the current session that enables a new session to start from a known state. Keep it short and functional. It is a handoff document, not a history.</w:t>
      </w:r>
    </w:p>
    <w:p w14:paraId="260E705C" w14:textId="77777777" w:rsidR="00E51085" w:rsidRPr="00502838" w:rsidRDefault="00000000">
      <w:r w:rsidRPr="00502838">
        <w:t>A continuation package must contain:</w:t>
      </w:r>
    </w:p>
    <w:p w14:paraId="12F938AA" w14:textId="77777777" w:rsidR="00E51085" w:rsidRPr="00502838" w:rsidRDefault="00000000">
      <w:r w:rsidRPr="00502838">
        <w:t>Current scope — what you were working on.</w:t>
      </w:r>
    </w:p>
    <w:p w14:paraId="7DFF90EB" w14:textId="77777777" w:rsidR="00E51085" w:rsidRPr="00502838" w:rsidRDefault="00000000">
      <w:r w:rsidRPr="00502838">
        <w:t>Approved decisions — what was decided and confirmed.</w:t>
      </w:r>
    </w:p>
    <w:p w14:paraId="50678C4B" w14:textId="77777777" w:rsidR="00E51085" w:rsidRPr="00502838" w:rsidRDefault="00000000">
      <w:r w:rsidRPr="00502838">
        <w:t>Authoritative paths — where the actual files are.</w:t>
      </w:r>
    </w:p>
    <w:p w14:paraId="2F7DFC14" w14:textId="77777777" w:rsidR="00E51085" w:rsidRPr="00502838" w:rsidRDefault="00000000">
      <w:r w:rsidRPr="00502838">
        <w:t>Completed work summary — what was done.</w:t>
      </w:r>
    </w:p>
    <w:p w14:paraId="0F3C5526" w14:textId="77777777" w:rsidR="00E51085" w:rsidRPr="00502838" w:rsidRDefault="00000000">
      <w:r w:rsidRPr="00502838">
        <w:t>Pending work summary — what is left.</w:t>
      </w:r>
    </w:p>
    <w:p w14:paraId="189B4A08" w14:textId="77777777" w:rsidR="00E51085" w:rsidRPr="00502838" w:rsidRDefault="00000000">
      <w:r w:rsidRPr="00502838">
        <w:t>Deployment or execution state — what is live.</w:t>
      </w:r>
    </w:p>
    <w:p w14:paraId="1873C35D" w14:textId="77777777" w:rsidR="00E51085" w:rsidRPr="00502838" w:rsidRDefault="00000000">
      <w:r w:rsidRPr="00502838">
        <w:t>A paste-ready initialization prompt — one block to paste into the new session to restore context.</w:t>
      </w:r>
    </w:p>
    <w:p w14:paraId="2C1A91F1" w14:textId="77777777" w:rsidR="00E51085" w:rsidRPr="00502838" w:rsidRDefault="00000000">
      <w:r w:rsidRPr="00502838">
        <w:t>A continuation package must not contain:</w:t>
      </w:r>
    </w:p>
    <w:p w14:paraId="125D8526" w14:textId="77777777" w:rsidR="00E51085" w:rsidRPr="00502838" w:rsidRDefault="00000000">
      <w:r w:rsidRPr="00502838">
        <w:lastRenderedPageBreak/>
        <w:t>Files already stored as LLM Project files.</w:t>
      </w:r>
    </w:p>
    <w:p w14:paraId="28C9B7EE" w14:textId="77777777" w:rsidR="00E51085" w:rsidRPr="00502838" w:rsidRDefault="00000000">
      <w:r w:rsidRPr="00502838">
        <w:t>Full documents the next session can read directly.</w:t>
      </w:r>
    </w:p>
    <w:p w14:paraId="5DA1F6FB" w14:textId="77777777" w:rsidR="00E51085" w:rsidRPr="00502838" w:rsidRDefault="00000000">
      <w:r w:rsidRPr="00502838">
        <w:t>History the next session does not need.</w:t>
      </w:r>
    </w:p>
    <w:p w14:paraId="298CED00" w14:textId="77777777" w:rsidR="00E51085" w:rsidRPr="00502838" w:rsidRDefault="00000000">
      <w:r w:rsidRPr="00502838">
        <w:t>Speculation about future work.</w:t>
      </w:r>
    </w:p>
    <w:p w14:paraId="1E6CEF78" w14:textId="77777777" w:rsidR="002578B5" w:rsidRPr="00502838" w:rsidRDefault="00000000">
      <w:r w:rsidRPr="00502838">
        <w:rPr>
          <w:rPrChange w:id="802" w:author="Shane Gaither" w:date="2026-08-18T21:14:00Z" w16du:dateUtc="2026-08-19T02:14:00Z">
            <w:rPr>
              <w:color w:val="0000FF"/>
            </w:rPr>
          </w:rPrChange>
        </w:rPr>
        <w:t>A ZIP is a single compressed package that can contain several files. “Flat” means the files are placed directly in the ZIP rather than buried inside subfolders.</w:t>
      </w:r>
    </w:p>
    <w:p w14:paraId="542B9999" w14:textId="77777777" w:rsidR="00E51085" w:rsidRPr="00502838" w:rsidRDefault="00000000">
      <w:r w:rsidRPr="00502838">
        <w:t>Package format: Flat ZIP — all files in the root, no subdirectories.</w:t>
      </w:r>
    </w:p>
    <w:p w14:paraId="27B0559B" w14:textId="77777777" w:rsidR="00E51085" w:rsidRPr="00502838" w:rsidRDefault="00000000">
      <w:pPr>
        <w:pStyle w:val="Callout"/>
      </w:pPr>
      <w:r w:rsidRPr="00502838">
        <w:rPr>
          <w:b/>
          <w:rPrChange w:id="803" w:author="Shane Gaither" w:date="2026-08-18T21:14:00Z" w16du:dateUtc="2026-08-19T02:14:00Z">
            <w:rPr>
              <w:b/>
              <w:color w:val="0000FF"/>
            </w:rPr>
          </w:rPrChange>
        </w:rPr>
        <w:t>EXAMPLE:</w:t>
      </w:r>
      <w:r w:rsidRPr="00502838">
        <w:rPr>
          <w:rPrChange w:id="804" w:author="Shane Gaither" w:date="2026-08-18T21:14:00Z" w16du:dateUtc="2026-08-19T02:14:00Z">
            <w:rPr>
              <w:color w:val="0000FF"/>
            </w:rPr>
          </w:rPrChange>
        </w:rPr>
        <w:t xml:space="preserve"> A continuation ZIP contains the Continuation Record, current state, pending work, and initialization prompt, but omits the full canonical manual already stored in the Project.</w:t>
      </w:r>
    </w:p>
    <w:p w14:paraId="32D0D8AD" w14:textId="77777777" w:rsidR="00E51085" w:rsidRPr="00502838" w:rsidRDefault="00000000">
      <w:pPr>
        <w:pStyle w:val="Callout"/>
      </w:pPr>
      <w:r w:rsidRPr="00502838">
        <w:rPr>
          <w:b/>
        </w:rPr>
        <w:t>COMMON MISTAKE:</w:t>
      </w:r>
      <w:r w:rsidRPr="00502838">
        <w:t xml:space="preserve"> Packing every project file and full history into the continuation ZIP, making the handoff larger and less authoritative.</w:t>
      </w:r>
    </w:p>
    <w:p w14:paraId="111535A0" w14:textId="77777777" w:rsidR="00E51085" w:rsidRPr="00502838" w:rsidRDefault="00000000">
      <w:pPr>
        <w:pStyle w:val="Callout"/>
      </w:pPr>
      <w:r w:rsidRPr="00502838">
        <w:rPr>
          <w:b/>
        </w:rPr>
        <w:t>TIP AND TRICK:</w:t>
      </w:r>
      <w:r w:rsidRPr="00502838">
        <w:t xml:space="preserve"> Keep continuation packages small enough that the next session can verify them quickly.</w:t>
      </w:r>
    </w:p>
    <w:p w14:paraId="75B6E741" w14:textId="77777777" w:rsidR="00E51085" w:rsidRPr="00502838" w:rsidRDefault="00000000">
      <w:r w:rsidRPr="00502838">
        <w:t>SEE ALSO: Appendix A — Session Continuity for the Continuation Record, Resume Session Prompt, and handoff-saving workflow.</w:t>
      </w:r>
    </w:p>
    <w:p w14:paraId="04D2A84C" w14:textId="77777777" w:rsidR="00E51085" w:rsidRPr="00502838" w:rsidRDefault="00000000">
      <w:pPr>
        <w:pStyle w:val="Heading2"/>
        <w:rPr>
          <w:color w:val="auto"/>
          <w:rPrChange w:id="805" w:author="Shane Gaither" w:date="2026-08-18T21:14:00Z" w16du:dateUtc="2026-08-19T02:14:00Z">
            <w:rPr/>
          </w:rPrChange>
        </w:rPr>
      </w:pPr>
      <w:r w:rsidRPr="00502838">
        <w:rPr>
          <w:color w:val="auto"/>
          <w:rPrChange w:id="806" w:author="Shane Gaither" w:date="2026-08-18T21:14:00Z" w16du:dateUtc="2026-08-19T02:14:00Z">
            <w:rPr>
              <w:color w:val="0000FF"/>
            </w:rPr>
          </w:rPrChange>
        </w:rPr>
        <w:t>7.3  Starting a New Session</w:t>
      </w:r>
    </w:p>
    <w:p w14:paraId="208F0C81" w14:textId="77777777" w:rsidR="00E51085" w:rsidRPr="00502838" w:rsidRDefault="00000000">
      <w:pPr>
        <w:pStyle w:val="MainIdea"/>
      </w:pPr>
      <w:r w:rsidRPr="00502838">
        <w:rPr>
          <w:b/>
        </w:rPr>
        <w:t>“Main Idea: Start a new session from the continuation state and re-establish scope before substantive work.”</w:t>
      </w:r>
    </w:p>
    <w:p w14:paraId="2ADF80BD" w14:textId="77777777" w:rsidR="00E51085" w:rsidRPr="00502838" w:rsidRDefault="00000000">
      <w:r w:rsidRPr="00502838">
        <w:t>Begin the new session by loading the continuation package. Paste the initialization prompt from the package. This gives the new session its starting context without relying on the LLM to reconstruct work from memory.</w:t>
      </w:r>
    </w:p>
    <w:p w14:paraId="5B5A9E43" w14:textId="77777777" w:rsidR="00E51085" w:rsidRPr="00502838" w:rsidRDefault="00000000">
      <w:r w:rsidRPr="00502838">
        <w:t>After loading the continuation package:</w:t>
      </w:r>
    </w:p>
    <w:p w14:paraId="3E7654BF" w14:textId="77777777" w:rsidR="00E51085" w:rsidRPr="00502838" w:rsidRDefault="00000000">
      <w:r w:rsidRPr="00502838">
        <w:t>Confirm the scope: "Reflect the current scope based on the continuation package."</w:t>
      </w:r>
    </w:p>
    <w:p w14:paraId="5C9DE625" w14:textId="77777777" w:rsidR="00E51085" w:rsidRPr="00502838" w:rsidRDefault="00000000">
      <w:r w:rsidRPr="00502838">
        <w:t>Review the reflection.</w:t>
      </w:r>
    </w:p>
    <w:p w14:paraId="30931393" w14:textId="77777777" w:rsidR="00E51085" w:rsidRPr="00502838" w:rsidRDefault="00000000">
      <w:r w:rsidRPr="00502838">
        <w:t>Correct if needed.</w:t>
      </w:r>
    </w:p>
    <w:p w14:paraId="1562CB17" w14:textId="77777777" w:rsidR="00E51085" w:rsidRPr="00502838" w:rsidRDefault="00000000">
      <w:r w:rsidRPr="00502838">
        <w:t>Approve.</w:t>
      </w:r>
    </w:p>
    <w:p w14:paraId="0A15FF49" w14:textId="77777777" w:rsidR="00E51085" w:rsidRPr="00502838" w:rsidRDefault="00000000">
      <w:r w:rsidRPr="00502838">
        <w:t>Then proceed.</w:t>
      </w:r>
    </w:p>
    <w:p w14:paraId="08EF4367" w14:textId="77777777" w:rsidR="00E51085" w:rsidRPr="00502838" w:rsidRDefault="00000000">
      <w:r w:rsidRPr="00502838">
        <w:t>STOP: Do not start executing work in the new session before confirming the scope. A new session with an unconfirmed scope makes the same mistakes as a new session with no context at all.</w:t>
      </w:r>
    </w:p>
    <w:p w14:paraId="5DF97C84" w14:textId="77777777" w:rsidR="00E51085" w:rsidRPr="00502838" w:rsidRDefault="00000000">
      <w:pPr>
        <w:pStyle w:val="Callout"/>
      </w:pPr>
      <w:r w:rsidRPr="00502838">
        <w:rPr>
          <w:b/>
        </w:rPr>
        <w:t>EXAMPLE:</w:t>
      </w:r>
      <w:r w:rsidRPr="00502838">
        <w:t xml:space="preserve"> The new session loads the package, reflects the current source and pending task, receives approval, and only then resumes editing.</w:t>
      </w:r>
    </w:p>
    <w:p w14:paraId="472AB356" w14:textId="77777777" w:rsidR="00E51085" w:rsidRPr="00502838" w:rsidRDefault="00000000">
      <w:pPr>
        <w:pStyle w:val="Callout"/>
      </w:pPr>
      <w:r w:rsidRPr="00502838">
        <w:rPr>
          <w:b/>
        </w:rPr>
        <w:t>COMMON MISTAKE:</w:t>
      </w:r>
      <w:r w:rsidRPr="00502838">
        <w:t xml:space="preserve"> Beginning execution immediately in the new session without confirming the restored scope.</w:t>
      </w:r>
    </w:p>
    <w:p w14:paraId="4C2ECCD9" w14:textId="77777777" w:rsidR="00E51085" w:rsidRPr="00502838" w:rsidRDefault="00000000">
      <w:pPr>
        <w:pStyle w:val="Callout"/>
      </w:pPr>
      <w:r w:rsidRPr="00502838">
        <w:rPr>
          <w:b/>
        </w:rPr>
        <w:t>TIP AND TRICK:</w:t>
      </w:r>
      <w:r w:rsidRPr="00502838">
        <w:t xml:space="preserve"> Make the first action in a new session a scope reflection, not execution.</w:t>
      </w:r>
    </w:p>
    <w:p w14:paraId="3A757C2C" w14:textId="77777777" w:rsidR="00E51085" w:rsidRPr="00502838" w:rsidRDefault="00000000">
      <w:r w:rsidRPr="00502838">
        <w:lastRenderedPageBreak/>
        <w:t>SEE ALSO: Appendix A — Session Continuity for the full resume sequence and state-restoration checks.</w:t>
      </w:r>
    </w:p>
    <w:p w14:paraId="48296792" w14:textId="77777777" w:rsidR="00E51085" w:rsidRPr="00502838" w:rsidRDefault="00000000">
      <w:pPr>
        <w:pStyle w:val="Heading2"/>
        <w:rPr>
          <w:color w:val="auto"/>
          <w:rPrChange w:id="807" w:author="Shane Gaither" w:date="2026-08-18T21:14:00Z" w16du:dateUtc="2026-08-19T02:14:00Z">
            <w:rPr/>
          </w:rPrChange>
        </w:rPr>
      </w:pPr>
      <w:r w:rsidRPr="00502838">
        <w:rPr>
          <w:color w:val="auto"/>
          <w:rPrChange w:id="808" w:author="Shane Gaither" w:date="2026-08-18T21:14:00Z" w16du:dateUtc="2026-08-19T02:14:00Z">
            <w:rPr>
              <w:color w:val="0000FF"/>
            </w:rPr>
          </w:rPrChange>
        </w:rPr>
        <w:t>7.4  Recovering from a Bad Edit</w:t>
      </w:r>
    </w:p>
    <w:p w14:paraId="77771FBB" w14:textId="77777777" w:rsidR="00E51085" w:rsidRPr="00502838" w:rsidRDefault="00000000">
      <w:pPr>
        <w:pStyle w:val="MainIdea"/>
      </w:pPr>
      <w:r w:rsidRPr="00502838">
        <w:rPr>
          <w:b/>
        </w:rPr>
        <w:t>“Main Idea: Recover from a bad edit by returning to the last approved source and reapplying only the intended change.”</w:t>
      </w:r>
    </w:p>
    <w:p w14:paraId="30094504" w14:textId="77777777" w:rsidR="00E51085" w:rsidRPr="00502838" w:rsidRDefault="00000000">
      <w:r w:rsidRPr="00502838">
        <w:t>A bad edit is any change that introduces errors, removes content that should be preserved, or moves the document away from an approved state.</w:t>
      </w:r>
    </w:p>
    <w:p w14:paraId="6EA97C7F" w14:textId="77777777" w:rsidR="00E51085" w:rsidRPr="00502838" w:rsidRDefault="00000000">
      <w:r w:rsidRPr="00502838">
        <w:t>Steps:</w:t>
      </w:r>
    </w:p>
    <w:p w14:paraId="771A105D" w14:textId="77777777" w:rsidR="00E51085" w:rsidRPr="00502838" w:rsidRDefault="00000000">
      <w:r w:rsidRPr="00502838">
        <w:t>Stop immediately. Do not make additional changes to a document that already contains an error.</w:t>
      </w:r>
    </w:p>
    <w:p w14:paraId="3DF2C648" w14:textId="77777777" w:rsidR="00E51085" w:rsidRPr="00502838" w:rsidRDefault="00000000">
      <w:r w:rsidRPr="00502838">
        <w:t>Return to the last approved canonical source.</w:t>
      </w:r>
    </w:p>
    <w:p w14:paraId="25AD93CC" w14:textId="77777777" w:rsidR="00E51085" w:rsidRPr="00502838" w:rsidRDefault="00000000">
      <w:r w:rsidRPr="00502838">
        <w:t>Reapply only the requested change, and nothing else.</w:t>
      </w:r>
    </w:p>
    <w:p w14:paraId="0F0BB235" w14:textId="77777777" w:rsidR="00E51085" w:rsidRPr="00502838" w:rsidRDefault="00000000">
      <w:r w:rsidRPr="00502838">
        <w:t>Verify the output before accepting it.</w:t>
      </w:r>
    </w:p>
    <w:p w14:paraId="4EC05E77" w14:textId="77777777" w:rsidR="00E51085" w:rsidRPr="00502838" w:rsidRDefault="00000000">
      <w:r w:rsidRPr="00502838">
        <w:t>STOP: If the canonical source was overwritten and no backup exists, recovery may not be possible. Prevention is the only reliable solution — always preserve the canonical source before creating derivatives.</w:t>
      </w:r>
    </w:p>
    <w:p w14:paraId="44F4D272" w14:textId="77777777" w:rsidR="00E51085" w:rsidRPr="00502838" w:rsidRDefault="00000000">
      <w:pPr>
        <w:pStyle w:val="Callout"/>
      </w:pPr>
      <w:r w:rsidRPr="00502838">
        <w:rPr>
          <w:b/>
        </w:rPr>
        <w:t>EXAMPLE:</w:t>
      </w:r>
      <w:r w:rsidRPr="00502838">
        <w:t xml:space="preserve"> A revision drops two sections. Return to the last canonical file, reapply only the approved additions, and verify the section count before proceeding.</w:t>
      </w:r>
    </w:p>
    <w:p w14:paraId="7F3A49BC" w14:textId="77777777" w:rsidR="00E51085" w:rsidRPr="00502838" w:rsidRDefault="00000000">
      <w:pPr>
        <w:pStyle w:val="Callout"/>
      </w:pPr>
      <w:r w:rsidRPr="00502838">
        <w:rPr>
          <w:b/>
        </w:rPr>
        <w:t>COMMON MISTAKE:</w:t>
      </w:r>
      <w:r w:rsidRPr="00502838">
        <w:t xml:space="preserve"> Trying to repair a bad derivative through repeated edits instead of returning to the last known-good source.</w:t>
      </w:r>
    </w:p>
    <w:p w14:paraId="7A2BA7D5" w14:textId="77777777" w:rsidR="00E51085" w:rsidRPr="00502838" w:rsidRDefault="00000000">
      <w:pPr>
        <w:pStyle w:val="Callout"/>
      </w:pPr>
      <w:r w:rsidRPr="00502838">
        <w:rPr>
          <w:b/>
        </w:rPr>
        <w:t>TIP AND TRICK:</w:t>
      </w:r>
      <w:r w:rsidRPr="00502838">
        <w:t xml:space="preserve"> Preserve the defective derivative for diagnosis, but restart correction from the last canonical source.</w:t>
      </w:r>
    </w:p>
    <w:p w14:paraId="77D27E00" w14:textId="77777777" w:rsidR="00E51085" w:rsidRPr="00502838" w:rsidRDefault="00000000">
      <w:pPr>
        <w:pStyle w:val="Heading3"/>
        <w:rPr>
          <w:color w:val="auto"/>
          <w:rPrChange w:id="809" w:author="Shane Gaither" w:date="2026-08-18T21:14:00Z" w16du:dateUtc="2026-08-19T02:14:00Z">
            <w:rPr/>
          </w:rPrChange>
        </w:rPr>
      </w:pPr>
      <w:r w:rsidRPr="00502838">
        <w:rPr>
          <w:color w:val="auto"/>
          <w:rPrChange w:id="810" w:author="Shane Gaither" w:date="2026-08-18T21:14:00Z" w16du:dateUtc="2026-08-19T02:14:00Z">
            <w:rPr/>
          </w:rPrChange>
        </w:rPr>
        <w:t>Prompt Rollback</w:t>
      </w:r>
    </w:p>
    <w:p w14:paraId="6138CE4B" w14:textId="77777777" w:rsidR="00E51085" w:rsidRPr="00502838" w:rsidRDefault="00000000">
      <w:pPr>
        <w:pStyle w:val="MainIdea"/>
      </w:pPr>
      <w:r w:rsidRPr="00502838">
        <w:rPr>
          <w:b/>
        </w:rPr>
        <w:t>“Main Idea: When the instruction caused the bad result, correct the earlier prompt and rerun from the last clean point instead of stacking corrective turns.”</w:t>
      </w:r>
    </w:p>
    <w:p w14:paraId="5B4EFCAB" w14:textId="77777777" w:rsidR="00E51085" w:rsidRPr="00502838" w:rsidRDefault="00000000">
      <w:r w:rsidRPr="00502838">
        <w:t>Prompt rollback is the better correction when the bad result came from a bad instruction. Instead of adding a new turn that tells the LLM how to repair its prior output, edit or replace the earlier flawed prompt and rerun from that clean point when the interface allows it.</w:t>
      </w:r>
    </w:p>
    <w:p w14:paraId="00401BC5" w14:textId="77777777" w:rsidR="00E51085" w:rsidRPr="00502838" w:rsidRDefault="00000000">
      <w:r w:rsidRPr="00502838">
        <w:t>A corrective turn keeps the defective output in the active branch. The LLM may try to preserve, reconcile, or patch assumptions that should never have entered the work. Rolling back to the faulty prompt removes that contaminated branch from the path you continue using.</w:t>
      </w:r>
    </w:p>
    <w:p w14:paraId="3675FA68" w14:textId="77777777" w:rsidR="00E51085" w:rsidRPr="00502838" w:rsidRDefault="00000000">
      <w:r w:rsidRPr="00502838">
        <w:t>Use output correction when the original prompt was sound and the defect is local. Use prompt rollback when the prompt itself was incomplete, ambiguous, overbroad, wrong, or when the bad output has already distorted later reasoning.</w:t>
      </w:r>
    </w:p>
    <w:p w14:paraId="67143734" w14:textId="77777777" w:rsidR="00E51085" w:rsidRPr="00502838" w:rsidRDefault="00000000">
      <w:r w:rsidRPr="00502838">
        <w:t>If the interface cannot edit or branch from a prior prompt, start a clean branch or new session from the last valid state and issue the corrected prompt there.</w:t>
      </w:r>
    </w:p>
    <w:p w14:paraId="0D96C2CD" w14:textId="77777777" w:rsidR="00E51085" w:rsidRPr="00502838" w:rsidRDefault="00000000">
      <w:pPr>
        <w:pStyle w:val="Callout"/>
      </w:pPr>
      <w:r w:rsidRPr="00502838">
        <w:rPr>
          <w:b/>
        </w:rPr>
        <w:lastRenderedPageBreak/>
        <w:t>EXAMPLE:</w:t>
      </w:r>
      <w:r w:rsidRPr="00502838">
        <w:t xml:space="preserve"> A prompt accidentally tells the LLM to rewrite an entire manual when only one section should change. Edit that original prompt to limit the scope and rerun it instead of spending several new turns telling the model to restore everything it should not have changed.</w:t>
      </w:r>
    </w:p>
    <w:p w14:paraId="6BBBDE14" w14:textId="77777777" w:rsidR="00E51085" w:rsidRPr="00502838" w:rsidRDefault="00000000">
      <w:pPr>
        <w:pStyle w:val="Callout"/>
      </w:pPr>
      <w:r w:rsidRPr="00502838">
        <w:rPr>
          <w:b/>
        </w:rPr>
        <w:t>COMMON MISTAKE:</w:t>
      </w:r>
      <w:r w:rsidRPr="00502838">
        <w:t xml:space="preserve"> Stacking corrective prompts on top of an output that was wrong because the originating instruction was wrong.</w:t>
      </w:r>
    </w:p>
    <w:p w14:paraId="21439A88" w14:textId="77777777" w:rsidR="00E51085" w:rsidRPr="00502838" w:rsidRDefault="00000000">
      <w:pPr>
        <w:pStyle w:val="Callout"/>
      </w:pPr>
      <w:r w:rsidRPr="00502838">
        <w:rPr>
          <w:b/>
        </w:rPr>
        <w:t>TIP AND TRICK:</w:t>
      </w:r>
      <w:r w:rsidRPr="00502838">
        <w:t xml:space="preserve"> Diagnose the source of the failure first: bad execution gets a local correction; a bad instruction gets prompt rollback.</w:t>
      </w:r>
    </w:p>
    <w:p w14:paraId="398C1139" w14:textId="77777777" w:rsidR="00E51085" w:rsidRPr="00502838" w:rsidRDefault="00000000">
      <w:pPr>
        <w:pStyle w:val="Heading2"/>
        <w:rPr>
          <w:color w:val="auto"/>
          <w:rPrChange w:id="811" w:author="Shane Gaither" w:date="2026-08-18T21:14:00Z" w16du:dateUtc="2026-08-19T02:14:00Z">
            <w:rPr/>
          </w:rPrChange>
        </w:rPr>
      </w:pPr>
      <w:r w:rsidRPr="00502838">
        <w:rPr>
          <w:color w:val="auto"/>
          <w:rPrChange w:id="812" w:author="Shane Gaither" w:date="2026-08-18T21:14:00Z" w16du:dateUtc="2026-08-19T02:14:00Z">
            <w:rPr>
              <w:color w:val="0000FF"/>
            </w:rPr>
          </w:rPrChange>
        </w:rPr>
        <w:t>7.5  Recognize Context Degradation</w:t>
      </w:r>
    </w:p>
    <w:p w14:paraId="4D7D8BED" w14:textId="77777777" w:rsidR="00E51085" w:rsidRPr="00502838" w:rsidRDefault="00000000">
      <w:pPr>
        <w:pStyle w:val="MainIdea"/>
      </w:pPr>
      <w:r w:rsidRPr="00502838">
        <w:rPr>
          <w:b/>
        </w:rPr>
        <w:t>“Main Idea: Repeated confusion, omission, and version drift are signs that context is degrading and the session should be refreshed.”</w:t>
      </w:r>
    </w:p>
    <w:p w14:paraId="646DE33B" w14:textId="77777777" w:rsidR="00E51085" w:rsidRPr="00502838" w:rsidRDefault="00000000">
      <w:r w:rsidRPr="00502838">
        <w:t>A session may still feel productive after its working context has become unreliable. End and package the session when any of these indicators appear:</w:t>
      </w:r>
    </w:p>
    <w:p w14:paraId="66B329FE" w14:textId="77777777" w:rsidR="00C073A1" w:rsidRPr="00502838" w:rsidRDefault="00000000">
      <w:r w:rsidRPr="00502838">
        <w:rPr>
          <w:rPrChange w:id="813" w:author="Shane Gaither" w:date="2026-08-18T21:14:00Z" w16du:dateUtc="2026-08-19T02:14:00Z">
            <w:rPr>
              <w:color w:val="0000FF"/>
            </w:rPr>
          </w:rPrChange>
        </w:rPr>
        <w:t>Responses begin taking noticeably longer even when the task itself has not become materially harder.</w:t>
      </w:r>
    </w:p>
    <w:p w14:paraId="025EF422" w14:textId="77777777" w:rsidR="00C073A1" w:rsidRPr="00502838" w:rsidRDefault="00000000">
      <w:r w:rsidRPr="00502838">
        <w:rPr>
          <w:rPrChange w:id="814" w:author="Shane Gaither" w:date="2026-08-18T21:14:00Z" w16du:dateUtc="2026-08-19T02:14:00Z">
            <w:rPr>
              <w:color w:val="0000FF"/>
            </w:rPr>
          </w:rPrChange>
        </w:rPr>
        <w:t>A visible context indicator, where the service provides one, keeps shrinking as the conversation grows.</w:t>
      </w:r>
    </w:p>
    <w:p w14:paraId="0FC85D53" w14:textId="77777777" w:rsidR="00E51085" w:rsidRPr="00502838" w:rsidRDefault="00000000">
      <w:r w:rsidRPr="00502838">
        <w:t>The LLM repeatedly asks about decisions already made.</w:t>
      </w:r>
    </w:p>
    <w:p w14:paraId="14B0E9A3" w14:textId="77777777" w:rsidR="00E51085" w:rsidRPr="00502838" w:rsidRDefault="00000000">
      <w:r w:rsidRPr="00502838">
        <w:t>Earlier approvals are summarized differently in later turns.</w:t>
      </w:r>
    </w:p>
    <w:p w14:paraId="61FFCA56" w14:textId="77777777" w:rsidR="00E51085" w:rsidRPr="00502838" w:rsidRDefault="00000000">
      <w:r w:rsidRPr="00502838">
        <w:t>The current canonical source or version becomes uncertain.</w:t>
      </w:r>
    </w:p>
    <w:p w14:paraId="2D0220F5" w14:textId="77777777" w:rsidR="00E51085" w:rsidRPr="00502838" w:rsidRDefault="00000000">
      <w:r w:rsidRPr="00502838">
        <w:t>Corrections begin creating new unrelated defects.</w:t>
      </w:r>
    </w:p>
    <w:p w14:paraId="45B71711" w14:textId="77777777" w:rsidR="00E51085" w:rsidRPr="00502838" w:rsidRDefault="00000000">
      <w:r w:rsidRPr="00502838">
        <w:t>The session depends increasingly on memory instead of files.</w:t>
      </w:r>
    </w:p>
    <w:p w14:paraId="1BFCCCA2" w14:textId="77777777" w:rsidR="00E51085" w:rsidRPr="00502838" w:rsidRDefault="00000000">
      <w:r w:rsidRPr="00502838">
        <w:t>The scope has split into multiple bodies of work.</w:t>
      </w:r>
    </w:p>
    <w:p w14:paraId="4C431414" w14:textId="77777777" w:rsidR="00E51085" w:rsidRPr="00502838" w:rsidRDefault="00000000">
      <w:r w:rsidRPr="00502838">
        <w:t>The user must repeatedly restate the same control boundary.</w:t>
      </w:r>
    </w:p>
    <w:p w14:paraId="44662A11" w14:textId="77777777" w:rsidR="00C073A1" w:rsidRPr="00502838" w:rsidRDefault="00000000">
      <w:pPr>
        <w:pStyle w:val="SmallNote"/>
      </w:pPr>
      <w:r w:rsidRPr="00502838">
        <w:rPr>
          <w:rPrChange w:id="815" w:author="Shane Gaither" w:date="2026-08-18T21:14:00Z" w16du:dateUtc="2026-08-19T02:14:00Z">
            <w:rPr>
              <w:color w:val="0000FF"/>
            </w:rPr>
          </w:rPrChange>
        </w:rPr>
        <w:t>NOTE: Response lag by itself is not proof that context is full; network conditions and provider load can also slow a reply. Treat it as a stronger signal when it appears together with memory, version, or scope confusion.</w:t>
      </w:r>
    </w:p>
    <w:p w14:paraId="1E68B01C" w14:textId="77777777" w:rsidR="00E51085" w:rsidRPr="00502838" w:rsidRDefault="00000000">
      <w:r w:rsidRPr="00502838">
        <w:t>Do not wait for complete failure. A clean continuation package created early is cheaper than reconstructing authority after context has degraded.</w:t>
      </w:r>
    </w:p>
    <w:p w14:paraId="3138E529" w14:textId="77777777" w:rsidR="00E51085" w:rsidRPr="00502838" w:rsidRDefault="00000000">
      <w:pPr>
        <w:pStyle w:val="Callout"/>
      </w:pPr>
      <w:r w:rsidRPr="00502838">
        <w:rPr>
          <w:b/>
        </w:rPr>
        <w:t>EXAMPLE:</w:t>
      </w:r>
      <w:r w:rsidRPr="00502838">
        <w:t xml:space="preserve"> When the LLM repeatedly confuses the current version and the user must restate prior approvals, create a continuation package and begin a clean session.</w:t>
      </w:r>
    </w:p>
    <w:p w14:paraId="6EBC1834" w14:textId="77777777" w:rsidR="00E51085" w:rsidRPr="00502838" w:rsidRDefault="00000000">
      <w:pPr>
        <w:pStyle w:val="Callout"/>
      </w:pPr>
      <w:r w:rsidRPr="00502838">
        <w:rPr>
          <w:b/>
        </w:rPr>
        <w:t>COMMON MISTAKE:</w:t>
      </w:r>
      <w:r w:rsidRPr="00502838">
        <w:t xml:space="preserve"> Waiting for complete context failure instead of ending the session when degradation indicators appear.</w:t>
      </w:r>
    </w:p>
    <w:p w14:paraId="40F97994" w14:textId="77777777" w:rsidR="00E51085" w:rsidRPr="00502838" w:rsidRDefault="00000000">
      <w:pPr>
        <w:pStyle w:val="Callout"/>
      </w:pPr>
      <w:r w:rsidRPr="00502838">
        <w:rPr>
          <w:b/>
        </w:rPr>
        <w:t>TIP AND TRICK:</w:t>
      </w:r>
      <w:r w:rsidRPr="00502838">
        <w:t xml:space="preserve"> Treat repeated version confusion as a signal to package and restart the session.</w:t>
      </w:r>
    </w:p>
    <w:p w14:paraId="3DB9F1D1" w14:textId="77777777" w:rsidR="00E51085" w:rsidRPr="00502838" w:rsidRDefault="00000000">
      <w:r w:rsidRPr="00502838">
        <w:rPr>
          <w:rPrChange w:id="816" w:author="Shane Gaither" w:date="2026-08-18T21:14:00Z" w16du:dateUtc="2026-08-19T02:14:00Z">
            <w:rPr>
              <w:color w:val="0000FF"/>
            </w:rPr>
          </w:rPrChange>
        </w:rPr>
        <w:t>Context degradation can also appear when irrelevant remembered material enters the work, an old remembered decision starts outranking the current source, or the LLM relies on information you cannot verify. Narrow the working material to only what the current task needs. If the confusion is broader, save the important files and decisions and start a fresh session from that clean state.</w:t>
      </w:r>
    </w:p>
    <w:p w14:paraId="217EAA9B" w14:textId="77777777" w:rsidR="00E51085" w:rsidRPr="00502838" w:rsidRDefault="00000000">
      <w:pPr>
        <w:pStyle w:val="Heading1"/>
        <w:pageBreakBefore/>
        <w:rPr>
          <w:color w:val="auto"/>
          <w:rPrChange w:id="817" w:author="Shane Gaither" w:date="2026-08-18T21:14:00Z" w16du:dateUtc="2026-08-19T02:14:00Z">
            <w:rPr/>
          </w:rPrChange>
        </w:rPr>
      </w:pPr>
      <w:r w:rsidRPr="00502838">
        <w:rPr>
          <w:color w:val="auto"/>
          <w:rPrChange w:id="818" w:author="Shane Gaither" w:date="2026-08-18T21:14:00Z" w16du:dateUtc="2026-08-19T02:14:00Z">
            <w:rPr/>
          </w:rPrChange>
        </w:rPr>
        <w:lastRenderedPageBreak/>
        <w:t>FINAL OPERATIONAL CHECKLIST</w:t>
      </w:r>
    </w:p>
    <w:p w14:paraId="1363C152" w14:textId="77777777" w:rsidR="00E51085" w:rsidRPr="00502838" w:rsidRDefault="00000000">
      <w:r w:rsidRPr="00502838">
        <w:t>Use this as the last compact path before you call the work complete.</w:t>
      </w:r>
    </w:p>
    <w:p w14:paraId="74FC256D" w14:textId="77777777" w:rsidR="00E51085" w:rsidRPr="00502838" w:rsidRDefault="00000000">
      <w:r w:rsidRPr="00502838">
        <w:rPr>
          <w:rPrChange w:id="819" w:author="Shane Gaither" w:date="2026-08-18T21:14:00Z" w16du:dateUtc="2026-08-19T02:14:00Z">
            <w:rPr>
              <w:color w:val="0000FF"/>
            </w:rPr>
          </w:rPrChange>
        </w:rPr>
        <w:t>☐ 1. Use an LLM service whose basic privacy and data settings you understand.</w:t>
      </w:r>
    </w:p>
    <w:p w14:paraId="0834C11C" w14:textId="77777777" w:rsidR="00E51085" w:rsidRPr="00502838" w:rsidRDefault="00000000">
      <w:r w:rsidRPr="00502838">
        <w:rPr>
          <w:rPrChange w:id="820" w:author="Shane Gaither" w:date="2026-08-18T21:14:00Z" w16du:dateUtc="2026-08-19T02:14:00Z">
            <w:rPr>
              <w:color w:val="0000FF"/>
            </w:rPr>
          </w:rPrChange>
        </w:rPr>
        <w:t>☐ 2. Define the result in one sentence.</w:t>
      </w:r>
    </w:p>
    <w:p w14:paraId="6AE1020C" w14:textId="77777777" w:rsidR="00E51085" w:rsidRPr="00502838" w:rsidRDefault="00000000">
      <w:r w:rsidRPr="00502838">
        <w:rPr>
          <w:rPrChange w:id="821" w:author="Shane Gaither" w:date="2026-08-18T21:14:00Z" w16du:dateUtc="2026-08-19T02:14:00Z">
            <w:rPr>
              <w:color w:val="0000FF"/>
            </w:rPr>
          </w:rPrChange>
        </w:rPr>
        <w:t>☐ 3. Give the LLM only the background, files, and facts it needs.</w:t>
      </w:r>
    </w:p>
    <w:p w14:paraId="55186D03" w14:textId="77777777" w:rsidR="00E51085" w:rsidRPr="00502838" w:rsidRDefault="00000000">
      <w:r w:rsidRPr="00502838">
        <w:rPr>
          <w:rPrChange w:id="822" w:author="Shane Gaither" w:date="2026-08-18T21:14:00Z" w16du:dateUtc="2026-08-19T02:14:00Z">
            <w:rPr>
              <w:color w:val="0000FF"/>
            </w:rPr>
          </w:rPrChange>
        </w:rPr>
        <w:t>☐ 4. State one important boundary or exclusion.</w:t>
      </w:r>
    </w:p>
    <w:p w14:paraId="251AE03C" w14:textId="77777777" w:rsidR="00E51085" w:rsidRPr="00502838" w:rsidRDefault="00000000">
      <w:r w:rsidRPr="00502838">
        <w:rPr>
          <w:rPrChange w:id="823" w:author="Shane Gaither" w:date="2026-08-18T21:14:00Z" w16du:dateUtc="2026-08-19T02:14:00Z">
            <w:rPr>
              <w:color w:val="0000FF"/>
            </w:rPr>
          </w:rPrChange>
        </w:rPr>
        <w:t>☐ 5. Use Reflect before important or hard-to-reverse work.</w:t>
      </w:r>
    </w:p>
    <w:p w14:paraId="131936F7" w14:textId="77777777" w:rsidR="00E51085" w:rsidRPr="00502838" w:rsidRDefault="00000000">
      <w:r w:rsidRPr="00502838">
        <w:rPr>
          <w:rPrChange w:id="824" w:author="Shane Gaither" w:date="2026-08-18T21:14:00Z" w16du:dateUtc="2026-08-19T02:14:00Z">
            <w:rPr>
              <w:color w:val="0000FF"/>
            </w:rPr>
          </w:rPrChange>
        </w:rPr>
        <w:t>☐ 6. Approve the reflected scope before execution.</w:t>
      </w:r>
    </w:p>
    <w:p w14:paraId="495E5B0D" w14:textId="77777777" w:rsidR="00E51085" w:rsidRPr="00502838" w:rsidRDefault="00000000">
      <w:r w:rsidRPr="00502838">
        <w:rPr>
          <w:rPrChange w:id="825" w:author="Shane Gaither" w:date="2026-08-18T21:14:00Z" w16du:dateUtc="2026-08-19T02:14:00Z">
            <w:rPr>
              <w:color w:val="0000FF"/>
            </w:rPr>
          </w:rPrChange>
        </w:rPr>
        <w:t>☐ 7. Work in a reviewable stage.</w:t>
      </w:r>
    </w:p>
    <w:p w14:paraId="43D7D9D7" w14:textId="77777777" w:rsidR="00E51085" w:rsidRPr="00502838" w:rsidRDefault="00000000">
      <w:r w:rsidRPr="00502838">
        <w:rPr>
          <w:rPrChange w:id="826" w:author="Shane Gaither" w:date="2026-08-18T21:14:00Z" w16du:dateUtc="2026-08-19T02:14:00Z">
            <w:rPr>
              <w:color w:val="0000FF"/>
            </w:rPr>
          </w:rPrChange>
        </w:rPr>
        <w:t>☐ 8. Ask what has not been considered when omissions would matter.</w:t>
      </w:r>
    </w:p>
    <w:p w14:paraId="4ACCD7F5" w14:textId="77777777" w:rsidR="00E51085" w:rsidRPr="00502838" w:rsidRDefault="00000000">
      <w:r w:rsidRPr="00502838">
        <w:rPr>
          <w:rPrChange w:id="827" w:author="Shane Gaither" w:date="2026-08-18T21:14:00Z" w16du:dateUtc="2026-08-19T02:14:00Z">
            <w:rPr>
              <w:color w:val="0000FF"/>
            </w:rPr>
          </w:rPrChange>
        </w:rPr>
        <w:t>☐ 9. Stop iterating when another pass adds no material value.</w:t>
      </w:r>
    </w:p>
    <w:p w14:paraId="2F85BD74" w14:textId="77777777" w:rsidR="00E51085" w:rsidRPr="00502838" w:rsidRDefault="00000000">
      <w:r w:rsidRPr="00502838">
        <w:rPr>
          <w:rPrChange w:id="828" w:author="Shane Gaither" w:date="2026-08-18T21:14:00Z" w16du:dateUtc="2026-08-19T02:14:00Z">
            <w:rPr>
              <w:color w:val="0000FF"/>
            </w:rPr>
          </w:rPrChange>
        </w:rPr>
        <w:t>☐ 10. Keep one canonical file when an artifact matters.</w:t>
      </w:r>
    </w:p>
    <w:p w14:paraId="38C1D0C0" w14:textId="77777777" w:rsidR="00E51085" w:rsidRPr="00502838" w:rsidRDefault="00000000">
      <w:r w:rsidRPr="00502838">
        <w:rPr>
          <w:rPrChange w:id="829" w:author="Shane Gaither" w:date="2026-08-18T21:14:00Z" w16du:dateUtc="2026-08-19T02:14:00Z">
            <w:rPr>
              <w:color w:val="0000FF"/>
            </w:rPr>
          </w:rPrChange>
        </w:rPr>
        <w:t>☐ 11. Verify important claims against evidence.</w:t>
      </w:r>
    </w:p>
    <w:p w14:paraId="7E7225C5" w14:textId="77777777" w:rsidR="00E51085" w:rsidRPr="00502838" w:rsidRDefault="00000000">
      <w:r w:rsidRPr="00502838">
        <w:rPr>
          <w:rPrChange w:id="830" w:author="Shane Gaither" w:date="2026-08-18T21:14:00Z" w16du:dateUtc="2026-08-19T02:14:00Z">
            <w:rPr>
              <w:color w:val="0000FF"/>
            </w:rPr>
          </w:rPrChange>
        </w:rPr>
        <w:t>☐ 12. If the chat slows down, loses track of earlier decisions, or the work must continue later, save the important files and decisions before starting fresh.</w:t>
      </w:r>
    </w:p>
    <w:p w14:paraId="7C1FF677" w14:textId="77777777" w:rsidR="00C073A1" w:rsidRPr="00502838" w:rsidRDefault="00000000">
      <w:r w:rsidRPr="00502838">
        <w:rPr>
          <w:rPrChange w:id="831" w:author="Shane Gaither" w:date="2026-08-18T21:14:00Z" w16du:dateUtc="2026-08-19T02:14:00Z">
            <w:rPr>
              <w:color w:val="0000FF"/>
            </w:rPr>
          </w:rPrChange>
        </w:rPr>
        <w:t>☐ 13. Keep the final decision — and responsibility for using the output — with the human user.</w:t>
      </w:r>
    </w:p>
    <w:p w14:paraId="713F35D4" w14:textId="77777777" w:rsidR="00E51085" w:rsidRPr="00502838" w:rsidRDefault="00000000">
      <w:pPr>
        <w:pStyle w:val="Heading1"/>
        <w:pageBreakBefore/>
        <w:rPr>
          <w:color w:val="auto"/>
          <w:rPrChange w:id="832" w:author="Shane Gaither" w:date="2026-08-18T21:14:00Z" w16du:dateUtc="2026-08-19T02:14:00Z">
            <w:rPr/>
          </w:rPrChange>
        </w:rPr>
      </w:pPr>
      <w:r w:rsidRPr="00502838">
        <w:rPr>
          <w:color w:val="auto"/>
          <w:rPrChange w:id="833" w:author="Shane Gaither" w:date="2026-08-18T21:14:00Z" w16du:dateUtc="2026-08-19T02:14:00Z">
            <w:rPr/>
          </w:rPrChange>
        </w:rPr>
        <w:lastRenderedPageBreak/>
        <w:t>FINAL RULE</w:t>
      </w:r>
    </w:p>
    <w:p w14:paraId="2100F6EF" w14:textId="77777777" w:rsidR="00E51085" w:rsidRPr="00502838" w:rsidRDefault="00000000">
      <w:pPr>
        <w:pStyle w:val="MainIdea"/>
      </w:pPr>
      <w:r w:rsidRPr="00502838">
        <w:rPr>
          <w:b/>
        </w:rPr>
        <w:t>“Main Idea: Use the LLM to extend your work without giving up control of the objective, evidence, or final decision.”</w:t>
      </w:r>
    </w:p>
    <w:p w14:paraId="3D0DFE79" w14:textId="77777777" w:rsidR="00E51085" w:rsidRPr="00502838" w:rsidRDefault="00000000">
      <w:r w:rsidRPr="00502838">
        <w:rPr>
          <w:rPrChange w:id="834" w:author="Shane Gaither" w:date="2026-08-18T21:14:00Z" w16du:dateUtc="2026-08-19T02:14:00Z">
            <w:rPr>
              <w:color w:val="0000FF"/>
            </w:rPr>
          </w:rPrChange>
        </w:rPr>
        <w:t>Use the LLM to extend your work, not replace your judgment. You define the objective, approve consequential action, verify important results, decide what becomes authoritative, and remain responsible for whether and how the output is used.</w:t>
      </w:r>
    </w:p>
    <w:p w14:paraId="5CE84504" w14:textId="77777777" w:rsidR="00E51085" w:rsidRDefault="00000000">
      <w:pPr>
        <w:rPr>
          <w:ins w:id="835" w:author="Shane Gaither" w:date="2026-08-18T21:35:00Z" w16du:dateUtc="2026-08-19T02:35:00Z"/>
        </w:rPr>
      </w:pPr>
      <w:r w:rsidRPr="00502838">
        <w:t xml:space="preserve">CoSyn provides a stronger governance framework for the same general discipline. The manual series remains usable without installing or understanding </w:t>
      </w:r>
      <w:commentRangeStart w:id="836"/>
      <w:r w:rsidRPr="00502838">
        <w:t>CoSyn</w:t>
      </w:r>
      <w:commentRangeEnd w:id="836"/>
      <w:r w:rsidR="00E60C21" w:rsidRPr="009B7689">
        <w:rPr>
          <w:rStyle w:val="CommentReference"/>
          <w:sz w:val="22"/>
          <w:szCs w:val="22"/>
        </w:rPr>
        <w:commentReference w:id="836"/>
      </w:r>
      <w:r w:rsidRPr="00502838">
        <w:t>.</w:t>
      </w:r>
    </w:p>
    <w:p w14:paraId="04FCA931" w14:textId="527C1EE5" w:rsidR="00E60C21" w:rsidRDefault="00E60C21">
      <w:pPr>
        <w:rPr>
          <w:ins w:id="837" w:author="Shane Gaither" w:date="2026-08-18T21:35:00Z" w16du:dateUtc="2026-08-19T02:35:00Z"/>
        </w:rPr>
      </w:pPr>
    </w:p>
    <w:p w14:paraId="50589BD0" w14:textId="77777777" w:rsidR="00E60C21" w:rsidRDefault="00E60C21">
      <w:pPr>
        <w:rPr>
          <w:ins w:id="838" w:author="Shane Gaither" w:date="2026-08-18T21:35:00Z" w16du:dateUtc="2026-08-19T02:35:00Z"/>
        </w:rPr>
      </w:pPr>
    </w:p>
    <w:p w14:paraId="31190200" w14:textId="77777777" w:rsidR="00E60C21" w:rsidRPr="009B7689" w:rsidRDefault="00E60C21"/>
    <w:p w14:paraId="0DBA7DA4" w14:textId="77777777" w:rsidR="003515BF" w:rsidRDefault="003515BF">
      <w:pPr>
        <w:sectPr w:rsidR="003515BF">
          <w:headerReference w:type="default" r:id="rId18"/>
          <w:footerReference w:type="default" r:id="rId19"/>
          <w:pgSz w:w="12240" w:h="15840"/>
          <w:pgMar w:top="1152" w:right="1440" w:bottom="1080" w:left="1440" w:header="432" w:footer="504" w:gutter="0"/>
          <w:pgNumType w:start="1"/>
          <w:cols w:space="720"/>
          <w:docGrid w:linePitch="360"/>
        </w:sectPr>
      </w:pPr>
    </w:p>
    <w:p w14:paraId="4672C722" w14:textId="77777777" w:rsidR="003515BF" w:rsidRDefault="00000000">
      <w:pPr>
        <w:pStyle w:val="SmallNote"/>
        <w:spacing w:before="720" w:after="240"/>
        <w:jc w:val="center"/>
      </w:pPr>
      <w:r>
        <w:rPr>
          <w:color w:val="0000FF"/>
        </w:rPr>
        <w:lastRenderedPageBreak/>
        <w:t>END OF VOLUME 1 INSTRUCTIONAL FOUNDATION</w:t>
      </w:r>
    </w:p>
    <w:p w14:paraId="3C4E32ED" w14:textId="77777777" w:rsidR="003515BF" w:rsidRDefault="00000000">
      <w:pPr>
        <w:pStyle w:val="Heading1"/>
      </w:pPr>
      <w:r>
        <w:rPr>
          <w:color w:val="0000FF"/>
        </w:rPr>
        <w:t>VOLUME 2 — DAILY / PERSONAL USER</w:t>
      </w:r>
    </w:p>
    <w:p w14:paraId="1F048431" w14:textId="77777777" w:rsidR="00403725" w:rsidRDefault="00000000">
      <w:r>
        <w:rPr>
          <w:color w:val="0000FF"/>
        </w:rPr>
        <w:t>Volume 2 takes the operating method established in Volume 1 and applies it more deeply to everyday personal work: recurring projects, decisions, files, research, planning, privacy, verification, and continuity.</w:t>
      </w:r>
    </w:p>
    <w:p w14:paraId="0B501A54" w14:textId="77777777" w:rsidR="003515BF" w:rsidRDefault="00000000">
      <w:pPr>
        <w:pStyle w:val="Heading1"/>
      </w:pPr>
      <w:r>
        <w:rPr>
          <w:color w:val="0000FF"/>
        </w:rPr>
        <w:t>Purpose</w:t>
      </w:r>
    </w:p>
    <w:p w14:paraId="1B0EC9C8" w14:textId="77777777" w:rsidR="003515BF" w:rsidRDefault="00000000">
      <w:pPr>
        <w:pStyle w:val="MainIdea"/>
      </w:pPr>
      <w:r>
        <w:t>“</w:t>
      </w:r>
      <w:r>
        <w:rPr>
          <w:b/>
        </w:rPr>
        <w:t>Main Idea:</w:t>
      </w:r>
      <w:r>
        <w:t xml:space="preserve"> Move from isolated beginner successes to reliable everyday use without giving up the human judgment established in Volume 1.”</w:t>
      </w:r>
    </w:p>
    <w:p w14:paraId="215FB927" w14:textId="77777777" w:rsidR="003515BF" w:rsidRDefault="00000000">
      <w:r>
        <w:t>For a Daily / Personal user, the value of an AI assistant is not limited to answering occasional questions. The larger gain comes from using the same basic method repeatedly across real life: understanding unfamiliar material, comparing choices, organizing information, planning a project, drafting a message, checking a document, or keeping track of a longer body of work.</w:t>
      </w:r>
    </w:p>
    <w:p w14:paraId="704EC92F" w14:textId="77777777" w:rsidR="003515BF" w:rsidRDefault="00000000">
      <w:r>
        <w:t>The additional challenge is recurrence. A one-time answer can be useful even when the workflow is informal. Repeated personal use creates more chances for stale assumptions, mixed contexts, privacy mistakes, version confusion, and overreliance on a polished answer. Volume 2 deepens the Beginner controls so they remain practical when AI becomes part of normal daily work.</w:t>
      </w:r>
    </w:p>
    <w:p w14:paraId="1988FCDF" w14:textId="77777777" w:rsidR="003515BF" w:rsidRDefault="00000000">
      <w:r>
        <w:t>The goal is not to turn ordinary life into a technical governance exercise. Use the lightest structure that keeps the task understandable, the sources identifiable, and the final decision yours.</w:t>
      </w:r>
    </w:p>
    <w:p w14:paraId="3759C6F6" w14:textId="77777777" w:rsidR="003515BF" w:rsidRDefault="00000000">
      <w:pPr>
        <w:pStyle w:val="Callout"/>
      </w:pPr>
      <w:r>
        <w:t>PERSONAL EXAMPLE: You are comparing several options for a major household purchase. The AI assistant can organize specifications, recurring costs, warranties, and your own priorities. You still decide which tradeoffs matter and verify any current claims before buying.</w:t>
      </w:r>
    </w:p>
    <w:p w14:paraId="0A329DF1" w14:textId="77777777" w:rsidR="003515BF" w:rsidRDefault="00000000">
      <w:pPr>
        <w:pStyle w:val="Callout"/>
      </w:pPr>
      <w:r>
        <w:t>COMMON MISTAKE: Treating frequent use as proof that the assistant now “knows how you think.” Familiarity can improve convenience, but important assumptions still need to be visible when they affect the result.</w:t>
      </w:r>
    </w:p>
    <w:p w14:paraId="52E1E078" w14:textId="77777777" w:rsidR="003515BF" w:rsidRDefault="00000000">
      <w:pPr>
        <w:pStyle w:val="Callout"/>
      </w:pPr>
      <w:r>
        <w:t>TIP AND TRICK: Use repeatable habits for recurring work: define the result, identify the source, protect sensitive information, verify what matters, and save the state when the work will continue.</w:t>
      </w:r>
    </w:p>
    <w:p w14:paraId="3E6D4518" w14:textId="77777777" w:rsidR="003515BF" w:rsidRDefault="00000000">
      <w:pPr>
        <w:pStyle w:val="Heading2"/>
      </w:pPr>
      <w:r>
        <w:rPr>
          <w:color w:val="0000FF"/>
        </w:rPr>
        <w:t>How This Volume Works</w:t>
      </w:r>
    </w:p>
    <w:p w14:paraId="010079F9" w14:textId="77777777" w:rsidR="003515BF" w:rsidRDefault="00000000">
      <w:pPr>
        <w:pStyle w:val="MainIdea"/>
      </w:pPr>
      <w:r>
        <w:t>“</w:t>
      </w:r>
      <w:r>
        <w:rPr>
          <w:b/>
        </w:rPr>
        <w:t>Main Idea:</w:t>
      </w:r>
      <w:r>
        <w:t xml:space="preserve"> Use the same Beginner progression again, but deepen each control only where repeated personal use creates a new practical need.”</w:t>
      </w:r>
    </w:p>
    <w:p w14:paraId="0A53E72E" w14:textId="77777777" w:rsidR="003515BF" w:rsidRDefault="00000000">
      <w:r>
        <w:t>The four-chords idea still controls the learning path. Explain, summarize, compare, and draft or improve remain the fastest ways to make an AI assistant useful. Volume 2 does not replace those moves with a more complicated method. It shows how the same moves scale when the task lasts longer, touches more files, affects a decision, or returns every week.</w:t>
      </w:r>
    </w:p>
    <w:p w14:paraId="4FD87926" w14:textId="77777777" w:rsidR="003515BF" w:rsidRDefault="00000000">
      <w:r>
        <w:lastRenderedPageBreak/>
        <w:t>A useful Daily / Personal pattern is: capture the problem, define the result, supply only the needed material, use the assistant to inspect or organize it, make the human decision, create any needed artifact, verify the result, and preserve the minimum state required to continue later.</w:t>
      </w:r>
    </w:p>
    <w:p w14:paraId="3EAC76F1" w14:textId="77777777" w:rsidR="003515BF" w:rsidRDefault="00000000">
      <w:r>
        <w:t>That sequence is intentionally flexible. A grocery-list cleanup may need only one message. A home-repair project may need separate research, comparison, planning, artifact, and verification stages. The task determines how much control is justified.</w:t>
      </w:r>
    </w:p>
    <w:p w14:paraId="795BCC52" w14:textId="77777777" w:rsidR="003515BF" w:rsidRDefault="00000000">
      <w:pPr>
        <w:pStyle w:val="Callout"/>
      </w:pPr>
      <w:r>
        <w:t>PERSONAL EXAMPLE: A quick email rewrite may take one turn. Planning a multi-stop family trip may use several sessions, source files, a budget sheet, reservations you verify independently, and a continuation note.</w:t>
      </w:r>
    </w:p>
    <w:p w14:paraId="51BA5EA6" w14:textId="77777777" w:rsidR="003515BF" w:rsidRDefault="00000000">
      <w:pPr>
        <w:pStyle w:val="Callout"/>
      </w:pPr>
      <w:r>
        <w:t>COMMON MISTAKE: Adding the full controlled workflow to every tiny task. The point is reliable use, not ritual.</w:t>
      </w:r>
    </w:p>
    <w:p w14:paraId="75CDDFB1" w14:textId="77777777" w:rsidR="003515BF" w:rsidRDefault="00000000">
      <w:pPr>
        <w:pStyle w:val="Callout"/>
      </w:pPr>
      <w:r>
        <w:t>TIP AND TRICK: When a task starts feeling harder to keep straight, add one control at the point of friction instead of redesigning your whole workflow.</w:t>
      </w:r>
    </w:p>
    <w:p w14:paraId="760B7DE3" w14:textId="77777777" w:rsidR="003515BF" w:rsidRDefault="00000000">
      <w:pPr>
        <w:pStyle w:val="Heading1"/>
      </w:pPr>
      <w:r>
        <w:rPr>
          <w:color w:val="0000FF"/>
        </w:rPr>
        <w:t>Quick Workflow</w:t>
      </w:r>
    </w:p>
    <w:p w14:paraId="31E95F95" w14:textId="77777777" w:rsidR="003515BF" w:rsidRDefault="00000000">
      <w:pPr>
        <w:pStyle w:val="MainIdea"/>
      </w:pPr>
      <w:r>
        <w:t>“</w:t>
      </w:r>
      <w:r>
        <w:rPr>
          <w:b/>
        </w:rPr>
        <w:t>Main Idea:</w:t>
      </w:r>
      <w:r>
        <w:t xml:space="preserve"> Use one repeatable personal workflow that can stay short for simple tasks and grow when the task becomes consequential.”</w:t>
      </w:r>
    </w:p>
    <w:p w14:paraId="6104A32E" w14:textId="77777777" w:rsidR="003515BF" w:rsidRDefault="00000000">
      <w:r>
        <w:t>For Daily / Personal work, the Beginner workflow can be expanded into a simple operating loop:</w:t>
      </w:r>
    </w:p>
    <w:p w14:paraId="09F50391" w14:textId="77777777" w:rsidR="003515BF" w:rsidRDefault="00000000">
      <w:r>
        <w:t>1. State the result you want in one sentence.</w:t>
      </w:r>
      <w:r>
        <w:br/>
        <w:t>2. Decide whether the material is ordinary, private, sensitive, or high-risk before sharing it.</w:t>
      </w:r>
      <w:r>
        <w:br/>
        <w:t>3. Give the assistant only the files, facts, and background that change the answer.</w:t>
      </w:r>
      <w:r>
        <w:br/>
        <w:t>4. Use explain, summarize, compare, draft, or plan to make the first useful move.</w:t>
      </w:r>
      <w:r>
        <w:br/>
        <w:t>5. Reflect the scope before consequential or hard-to-reverse work.</w:t>
      </w:r>
      <w:r>
        <w:br/>
        <w:t>6. Ask what important factor may be missing when an omission could change your decision.</w:t>
      </w:r>
      <w:r>
        <w:br/>
        <w:t>7. Keep facts, assumptions, preferences, and recommendations distinguishable.</w:t>
      </w:r>
      <w:r>
        <w:br/>
        <w:t>8. Make the human decision and authorize only the next action you actually want.</w:t>
      </w:r>
      <w:r>
        <w:br/>
        <w:t>9. Verify important facts, calculations, dates, files, and final artifacts against evidence.</w:t>
      </w:r>
      <w:r>
        <w:br/>
        <w:t>10. Save the current source, decision, and next step if the work will continue later.</w:t>
      </w:r>
    </w:p>
    <w:p w14:paraId="17967BB7" w14:textId="77777777" w:rsidR="003515BF" w:rsidRDefault="00000000">
      <w:r>
        <w:t>You do not need all ten steps every time. They are a menu of controls in a known order, not a requirement to slow down ordinary low-risk tasks.</w:t>
      </w:r>
    </w:p>
    <w:p w14:paraId="0314CB24" w14:textId="77777777" w:rsidR="003515BF" w:rsidRDefault="00000000">
      <w:pPr>
        <w:pStyle w:val="Callout"/>
      </w:pPr>
      <w:r>
        <w:t>PERSONAL EXAMPLE: You want to compare three cellular plans. Define the criteria, provide the plan details, have the assistant compare them, verify current prices on the provider sites, decide which tradeoff matters most, and save the final comparison if you will revisit it later.</w:t>
      </w:r>
    </w:p>
    <w:p w14:paraId="4FC1C545" w14:textId="77777777" w:rsidR="003515BF" w:rsidRDefault="00000000">
      <w:pPr>
        <w:pStyle w:val="Callout"/>
      </w:pPr>
      <w:r>
        <w:t>COMMON MISTAKE: Letting a long conversation become the only record of the decision. The chat is working context, not necessarily your durable personal record.</w:t>
      </w:r>
    </w:p>
    <w:p w14:paraId="57B9D3D1" w14:textId="77777777" w:rsidR="003515BF" w:rsidRDefault="00000000">
      <w:pPr>
        <w:pStyle w:val="Callout"/>
      </w:pPr>
      <w:r>
        <w:t>TIP AND TRICK: For recurring decisions, save a one-page decision note containing the result, key evidence, decision, and date.</w:t>
      </w:r>
    </w:p>
    <w:p w14:paraId="0EFFCB0D" w14:textId="77777777" w:rsidR="003515BF" w:rsidRDefault="00000000">
      <w:pPr>
        <w:pStyle w:val="Heading1"/>
        <w:pageBreakBefore/>
      </w:pPr>
      <w:r>
        <w:rPr>
          <w:color w:val="0000FF"/>
        </w:rPr>
        <w:lastRenderedPageBreak/>
        <w:t>PART I — MAKE USEFUL NOISE</w:t>
      </w:r>
    </w:p>
    <w:p w14:paraId="061D6833" w14:textId="77777777" w:rsidR="003515BF" w:rsidRDefault="00000000">
      <w:pPr>
        <w:pStyle w:val="MainIdea"/>
      </w:pPr>
      <w:r>
        <w:t>“</w:t>
      </w:r>
      <w:r>
        <w:rPr>
          <w:b/>
        </w:rPr>
        <w:t>Main Idea:</w:t>
      </w:r>
      <w:r>
        <w:t xml:space="preserve"> Turn the four beginner moves into dependable everyday habits before adding more sophisticated personal workflows.”</w:t>
      </w:r>
    </w:p>
    <w:p w14:paraId="31332207" w14:textId="77777777" w:rsidR="003515BF" w:rsidRDefault="00000000">
      <w:r>
        <w:t>Daily use improves when the starting point is a real friction point rather than a hypothetical AI exercise. Look for tasks where you already spend time rereading, comparing, reorganizing, drafting, or trying to remember what you decided.</w:t>
      </w:r>
    </w:p>
    <w:p w14:paraId="11AD348C" w14:textId="77777777" w:rsidR="003515BF" w:rsidRDefault="00000000">
      <w:r>
        <w:t>The best first candidates are reversible and easy to verify. Examples include summarizing a long notice, comparing product specifications, organizing trip notes, turning rough notes into a checklist, or drafting a message you will review before sending.</w:t>
      </w:r>
    </w:p>
    <w:p w14:paraId="3CC595B5" w14:textId="77777777" w:rsidR="003515BF" w:rsidRDefault="00000000">
      <w:pPr>
        <w:pStyle w:val="Callout"/>
      </w:pPr>
      <w:r>
        <w:t>THE FOUR CHORDS — DAILY USE: Explain what you do not understand. Summarize what is too long. Compare what is hard to evaluate side by side. Draft or improve what would otherwise take you time to compose.</w:t>
      </w:r>
    </w:p>
    <w:p w14:paraId="030D1919" w14:textId="77777777" w:rsidR="003515BF" w:rsidRDefault="00000000">
      <w:pPr>
        <w:pStyle w:val="Callout"/>
      </w:pPr>
      <w:r>
        <w:t>PERSONAL EXAMPLE: Instead of asking broad questions about home maintenance, upload the appliance manual and ask for the maintenance tasks, intervals, and warnings that apply to the model you actually own.</w:t>
      </w:r>
    </w:p>
    <w:p w14:paraId="28888D7B" w14:textId="77777777" w:rsidR="003515BF" w:rsidRDefault="00000000">
      <w:pPr>
        <w:pStyle w:val="Callout"/>
      </w:pPr>
      <w:r>
        <w:t>COMMON MISTAKE: Starting with a high-stakes decision before you have learned how the assistant behaves on ordinary, verifiable tasks.</w:t>
      </w:r>
    </w:p>
    <w:p w14:paraId="19A86069" w14:textId="77777777" w:rsidR="003515BF" w:rsidRDefault="00000000">
      <w:pPr>
        <w:pStyle w:val="Callout"/>
      </w:pPr>
      <w:r>
        <w:t>TIP AND TRICK: Choose one task you repeat at least monthly and improve that workflow first.</w:t>
      </w:r>
    </w:p>
    <w:p w14:paraId="6B875384" w14:textId="77777777" w:rsidR="003515BF" w:rsidRDefault="00000000">
      <w:pPr>
        <w:pStyle w:val="Heading2"/>
      </w:pPr>
      <w:r>
        <w:rPr>
          <w:color w:val="0000FF"/>
          <w:highlight w:val="yellow"/>
        </w:rPr>
        <w:t>1.1  Make Useful Noise First</w:t>
      </w:r>
    </w:p>
    <w:p w14:paraId="419BD1B5" w14:textId="77777777" w:rsidR="003515BF" w:rsidRDefault="00000000">
      <w:pPr>
        <w:pStyle w:val="MainIdea"/>
      </w:pPr>
      <w:r>
        <w:rPr>
          <w:highlight w:val="yellow"/>
        </w:rPr>
        <w:t>“</w:t>
      </w:r>
      <w:r>
        <w:rPr>
          <w:b/>
          <w:highlight w:val="yellow"/>
        </w:rPr>
        <w:t>Main Idea:</w:t>
      </w:r>
      <w:r>
        <w:rPr>
          <w:highlight w:val="yellow"/>
        </w:rPr>
        <w:t xml:space="preserve"> Practice the four beginner moves on tasks from your actual week until they become natural entry points.”</w:t>
      </w:r>
    </w:p>
    <w:p w14:paraId="11C8F62E" w14:textId="77777777" w:rsidR="003515BF" w:rsidRDefault="00000000">
      <w:r>
        <w:rPr>
          <w:highlight w:val="yellow"/>
        </w:rPr>
        <w:t>A useful Daily / Personal exercise is to spend one week deliberately noticing which of the four chords matches the problem in front of you. Use EXPLAIN when jargon blocks you. Use SUMMARIZE when volume blocks you. Use COMPARE when alternatives are hard to hold in your head at once. Use DRAFT OR IMPROVE when you know what you mean but do not want to spend time composing it from scratch.</w:t>
      </w:r>
    </w:p>
    <w:p w14:paraId="65990BFD" w14:textId="77777777" w:rsidR="003515BF" w:rsidRDefault="00000000">
      <w:r>
        <w:rPr>
          <w:highlight w:val="yellow"/>
        </w:rPr>
        <w:t>Do not judge the experiment by how impressive the output sounds. Judge it by whether the assistant reduced friction and whether you could verify the important parts.</w:t>
      </w:r>
    </w:p>
    <w:p w14:paraId="3B6DDB7A" w14:textId="77777777" w:rsidR="003515BF" w:rsidRDefault="00000000">
      <w:pPr>
        <w:pStyle w:val="Callout"/>
      </w:pPr>
      <w:r>
        <w:rPr>
          <w:highlight w:val="yellow"/>
        </w:rPr>
        <w:t>PERSONAL EXAMPLE: EXPLAIN a repair term from a manual. SUMMARIZE a school or association notice. COMPARE three estimates using criteria you define. DRAFT a polite message that you will review before sending.</w:t>
      </w:r>
    </w:p>
    <w:p w14:paraId="0089A6C0" w14:textId="77777777" w:rsidR="003515BF" w:rsidRDefault="00000000">
      <w:pPr>
        <w:pStyle w:val="Callout"/>
      </w:pPr>
      <w:r>
        <w:rPr>
          <w:highlight w:val="yellow"/>
        </w:rPr>
        <w:t>COMMON MISTAKE: Collecting clever prompts instead of building familiarity with the few moves that solve most ordinary tasks.</w:t>
      </w:r>
    </w:p>
    <w:p w14:paraId="3BCEB58B" w14:textId="77777777" w:rsidR="003515BF" w:rsidRDefault="00000000">
      <w:pPr>
        <w:pStyle w:val="Callout"/>
      </w:pPr>
      <w:r>
        <w:rPr>
          <w:highlight w:val="yellow"/>
        </w:rPr>
        <w:t>TIP AND TRICK: Keep a short note of prompts that worked on your own recurring tasks; reuse the pattern, not necessarily the exact wording.</w:t>
      </w:r>
    </w:p>
    <w:p w14:paraId="04176C45" w14:textId="77777777" w:rsidR="003515BF" w:rsidRDefault="00000000">
      <w:pPr>
        <w:pStyle w:val="Heading2"/>
      </w:pPr>
      <w:r>
        <w:rPr>
          <w:color w:val="0000FF"/>
          <w:highlight w:val="yellow"/>
        </w:rPr>
        <w:lastRenderedPageBreak/>
        <w:t>1.2  Choose an AI Assistant and Create an Account</w:t>
      </w:r>
    </w:p>
    <w:p w14:paraId="11A138AF" w14:textId="77777777" w:rsidR="003515BF" w:rsidRDefault="00000000">
      <w:pPr>
        <w:pStyle w:val="MainIdea"/>
      </w:pPr>
      <w:r>
        <w:rPr>
          <w:highlight w:val="yellow"/>
        </w:rPr>
        <w:t>“</w:t>
      </w:r>
      <w:r>
        <w:rPr>
          <w:b/>
          <w:highlight w:val="yellow"/>
        </w:rPr>
        <w:t>Main Idea:</w:t>
      </w:r>
      <w:r>
        <w:rPr>
          <w:highlight w:val="yellow"/>
        </w:rPr>
        <w:t xml:space="preserve"> Choose for the workflows you actually use, not for abstract rankings or feature lists.”</w:t>
      </w:r>
    </w:p>
    <w:p w14:paraId="71084C17" w14:textId="77777777" w:rsidR="003515BF" w:rsidRDefault="00000000">
      <w:r>
        <w:rPr>
          <w:highlight w:val="yellow"/>
        </w:rPr>
        <w:t>A Daily / Personal user may care about more than the quality of a single answer. Practical fit can include whether the service works well on the devices you use, accepts the file types you rely on, supports persistent project-style work, makes it easy to move text in and out, and gives you privacy controls you can understand.</w:t>
      </w:r>
    </w:p>
    <w:p w14:paraId="665C093C" w14:textId="77777777" w:rsidR="003515BF" w:rsidRDefault="00000000">
      <w:r>
        <w:rPr>
          <w:highlight w:val="yellow"/>
        </w:rPr>
        <w:t>Do not turn those considerations into a permanent provider-shopping project. Start with the Volume 1 recommendation that fits the manual, then notice real friction. A second service is useful when it solves a specific limitation you have actually encountered.</w:t>
      </w:r>
    </w:p>
    <w:p w14:paraId="73DB3ECD" w14:textId="77777777" w:rsidR="003515BF" w:rsidRDefault="00000000">
      <w:r>
        <w:rPr>
          <w:highlight w:val="yellow"/>
        </w:rPr>
        <w:t>Provider features and interfaces change. When a personal workflow depends on a specific feature, verify the current behavior in the provider’s own documentation or interface instead of relying on an old comparison.</w:t>
      </w:r>
    </w:p>
    <w:p w14:paraId="3D052FEA" w14:textId="77777777" w:rsidR="003515BF" w:rsidRDefault="00000000">
      <w:pPr>
        <w:pStyle w:val="Callout"/>
      </w:pPr>
      <w:r>
        <w:rPr>
          <w:highlight w:val="yellow"/>
        </w:rPr>
        <w:t>PERSONAL EXAMPLE: You routinely capture notes on your phone and later work with documents on a computer. The useful question is whether your chosen service supports that workflow reliably, not whether it won a benchmark last month.</w:t>
      </w:r>
    </w:p>
    <w:p w14:paraId="0B0BFE26" w14:textId="77777777" w:rsidR="003515BF" w:rsidRDefault="00000000">
      <w:pPr>
        <w:pStyle w:val="Callout"/>
      </w:pPr>
      <w:r>
        <w:rPr>
          <w:highlight w:val="yellow"/>
        </w:rPr>
        <w:t>COMMON MISTAKE: Moving the same project among several assistants because each is rumored to be “best” at something. The switching cost can be larger than the benefit.</w:t>
      </w:r>
    </w:p>
    <w:p w14:paraId="6621BEFC" w14:textId="77777777" w:rsidR="003515BF" w:rsidRDefault="00000000">
      <w:pPr>
        <w:pStyle w:val="Callout"/>
      </w:pPr>
      <w:r>
        <w:rPr>
          <w:highlight w:val="yellow"/>
        </w:rPr>
        <w:t>TIP AND TRICK: Keep one primary assistant until you can name the exact problem a second assistant would solve.</w:t>
      </w:r>
    </w:p>
    <w:p w14:paraId="37A8B8D1" w14:textId="77777777" w:rsidR="003515BF" w:rsidRDefault="00000000">
      <w:pPr>
        <w:pStyle w:val="Heading2"/>
      </w:pPr>
      <w:r>
        <w:rPr>
          <w:color w:val="0000FF"/>
          <w:highlight w:val="yellow"/>
        </w:rPr>
        <w:t>1.3  Understand Privacy Before You Put Real Information Into It</w:t>
      </w:r>
    </w:p>
    <w:p w14:paraId="5EC6F9A6" w14:textId="77777777" w:rsidR="003515BF" w:rsidRDefault="00000000">
      <w:pPr>
        <w:pStyle w:val="MainIdea"/>
      </w:pPr>
      <w:r>
        <w:rPr>
          <w:highlight w:val="yellow"/>
        </w:rPr>
        <w:t>“</w:t>
      </w:r>
      <w:r>
        <w:rPr>
          <w:b/>
          <w:highlight w:val="yellow"/>
        </w:rPr>
        <w:t>Main Idea:</w:t>
      </w:r>
      <w:r>
        <w:rPr>
          <w:highlight w:val="yellow"/>
        </w:rPr>
        <w:t xml:space="preserve"> Use a simple sensitivity classification before sharing personal material, and minimize what the assistant actually needs.”</w:t>
      </w:r>
    </w:p>
    <w:p w14:paraId="12643956" w14:textId="77777777" w:rsidR="003515BF" w:rsidRDefault="00000000">
      <w:r>
        <w:rPr>
          <w:highlight w:val="yellow"/>
        </w:rPr>
        <w:t>Daily personal use naturally tempts you to paste real names, account information, health details, family information, financial records, photographs, and other material that was absent from beginner examples. That makes privacy classification a normal part of the workflow rather than a one-time settings check.</w:t>
      </w:r>
    </w:p>
    <w:p w14:paraId="29F85E87" w14:textId="77777777" w:rsidR="003515BF" w:rsidRDefault="00000000">
      <w:r>
        <w:rPr>
          <w:highlight w:val="yellow"/>
        </w:rPr>
        <w:t>A practical four-level screen is: PUBLIC — information you would comfortably post; ORDINARY PRIVATE — everyday information you prefer not to publish; SENSITIVE — information whose exposure could create embarrassment, financial harm, identity risk, or conflict; HIGH-RISK — credentials, identity numbers, private records, or other information whose disclosure could cause serious harm.</w:t>
      </w:r>
    </w:p>
    <w:p w14:paraId="384F230E" w14:textId="77777777" w:rsidR="003515BF" w:rsidRDefault="00000000">
      <w:r>
        <w:rPr>
          <w:highlight w:val="yellow"/>
        </w:rPr>
        <w:t>The safest improvement is often not a stronger setting but less data. Remove names, account numbers, addresses, faces, identifying dates, or unrelated pages when the task does not require them. Also remember that information about another person is not yours to expose merely because it appears in your files.</w:t>
      </w:r>
    </w:p>
    <w:p w14:paraId="4F00AAE6" w14:textId="77777777" w:rsidR="003515BF" w:rsidRDefault="00000000">
      <w:pPr>
        <w:pStyle w:val="Callout"/>
      </w:pPr>
      <w:r>
        <w:rPr>
          <w:highlight w:val="yellow"/>
        </w:rPr>
        <w:t>PERSONAL EXAMPLE: You want help understanding a long insurance explanation. The assistant may need the coverage language, but it usually does not need your policy number, home address, payment information, or other identifiers.</w:t>
      </w:r>
    </w:p>
    <w:p w14:paraId="67A91916" w14:textId="77777777" w:rsidR="003515BF" w:rsidRDefault="00000000">
      <w:pPr>
        <w:pStyle w:val="Callout"/>
      </w:pPr>
      <w:r>
        <w:rPr>
          <w:highlight w:val="yellow"/>
        </w:rPr>
        <w:lastRenderedPageBreak/>
        <w:t>COMMON MISTAKE: Uploading an entire folder because only one page seems difficult. Extra context can create both privacy risk and analytical noise.</w:t>
      </w:r>
    </w:p>
    <w:p w14:paraId="5D345188" w14:textId="77777777" w:rsidR="003515BF" w:rsidRDefault="00000000">
      <w:pPr>
        <w:pStyle w:val="Callout"/>
      </w:pPr>
      <w:r>
        <w:rPr>
          <w:highlight w:val="yellow"/>
        </w:rPr>
        <w:t>TIP AND TRICK: Before uploading a file, ask: “What is the minimum portion of this source the task actually requires?”</w:t>
      </w:r>
    </w:p>
    <w:p w14:paraId="3B28C7DE" w14:textId="77777777" w:rsidR="00403725" w:rsidRDefault="00000000">
      <w:pPr>
        <w:pStyle w:val="Heading3"/>
      </w:pPr>
      <w:r>
        <w:rPr>
          <w:color w:val="0000FF"/>
        </w:rPr>
        <w:t>LOCAL FILES, TOOLS, AND THE DATA PATH</w:t>
      </w:r>
    </w:p>
    <w:p w14:paraId="268853FC" w14:textId="77777777" w:rsidR="00403725" w:rsidRDefault="00000000">
      <w:r>
        <w:rPr>
          <w:color w:val="0000FF"/>
        </w:rPr>
        <w:t>The important privacy question is not whether a file is called “local.” It is what information the AI service, conversational model, or connected tool actually receives or processes. A file path by itself is only a reference; it does not automatically disclose the contents of the file.</w:t>
      </w:r>
    </w:p>
    <w:p w14:paraId="570AB733" w14:textId="77777777" w:rsidR="00403725" w:rsidRDefault="00000000">
      <w:pPr>
        <w:pStyle w:val="Callout"/>
      </w:pPr>
      <w:r>
        <w:rPr>
          <w:color w:val="0000FF"/>
        </w:rPr>
        <w:t>PATH ONLY: If you type a location such as `D:\Finance\Statements`, the path can enter the conversation while the statement contents remain unavailable unless a permitted tool actually reads them.</w:t>
      </w:r>
    </w:p>
    <w:p w14:paraId="5122F266" w14:textId="77777777" w:rsidR="00403725" w:rsidRDefault="00000000">
      <w:pPr>
        <w:pStyle w:val="Callout"/>
      </w:pPr>
      <w:r>
        <w:rPr>
          <w:color w:val="0000FF"/>
        </w:rPr>
        <w:t>LOCAL PROCESSING: A local tool can be designed to read a sensitive value, perform a task, and keep the raw value out of conversational model context. Whether a particular product actually provides that boundary must be verified from that product’s current documentation.</w:t>
      </w:r>
    </w:p>
    <w:p w14:paraId="44BA08D9" w14:textId="77777777" w:rsidR="00403725" w:rsidRDefault="00000000">
      <w:pPr>
        <w:pStyle w:val="Callout"/>
      </w:pPr>
      <w:r>
        <w:rPr>
          <w:color w:val="0000FF"/>
        </w:rPr>
        <w:t>LOCAL REDUCTION OR REDACTION: A local process can reduce raw information before anything is sent onward. For example, it could turn individual transactions into category totals or remove account numbers before the summary reaches the AI service.</w:t>
      </w:r>
    </w:p>
    <w:p w14:paraId="2FF245D9" w14:textId="77777777" w:rsidR="00403725" w:rsidRDefault="00000000">
      <w:pPr>
        <w:pStyle w:val="Callout"/>
      </w:pPr>
      <w:r>
        <w:rPr>
          <w:color w:val="0000FF"/>
        </w:rPr>
        <w:t>MODEL- OR PROVIDER-PROCESSED CONTENT: If the sensitive contents themselves are supplied to or processed by the online AI service, treat that information according to the provider’s applicable privacy, retention, training, and workspace rules. Do not assume that “the file stayed on my computer” proves that none of its contents were processed remotely.</w:t>
      </w:r>
    </w:p>
    <w:p w14:paraId="7C6E6793" w14:textId="77777777" w:rsidR="00403725" w:rsidRDefault="00000000">
      <w:pPr>
        <w:pStyle w:val="Callout"/>
      </w:pPr>
      <w:r>
        <w:rPr>
          <w:color w:val="0000FF"/>
        </w:rPr>
        <w:t>WARNING IS NOT EVIDENCE: The presence or absence of a warning such as “rotate this key” is not proof of the underlying data path. Safety messages are interface behavior; the privacy question is what data was actually exposed to the service or model.</w:t>
      </w:r>
    </w:p>
    <w:p w14:paraId="32887920" w14:textId="77777777" w:rsidR="00403725" w:rsidRDefault="00000000">
      <w:pPr>
        <w:pStyle w:val="Callout"/>
      </w:pPr>
      <w:r>
        <w:rPr>
          <w:color w:val="0000FF"/>
        </w:rPr>
        <w:t>API-KEY EXAMPLE: “Use the key stored in this local file” can describe a workflow in which a local tool uses the secret without placing the raw key in the conversation. “Here is my key: [actual key]” explicitly places the secret into the conversation. Do not assume the first case is safe unless the product documents the boundary you are relying on.</w:t>
      </w:r>
    </w:p>
    <w:p w14:paraId="389B8AE1" w14:textId="77777777" w:rsidR="00403725" w:rsidRDefault="00000000">
      <w:pPr>
        <w:pStyle w:val="Callout"/>
      </w:pPr>
      <w:r>
        <w:rPr>
          <w:color w:val="0000FF"/>
        </w:rPr>
        <w:t>BANK-STATEMENT EXAMPLE: A spending summary could be produced three different ways: the model sees only a path; a local process reads the statements and sends only category totals; or the service processes the individual transactions. Those workflows expose different amounts of information. Ask what data path the product actually uses before treating them as equivalent.</w:t>
      </w:r>
    </w:p>
    <w:p w14:paraId="422BB3CD" w14:textId="77777777" w:rsidR="00403725" w:rsidRDefault="00000000">
      <w:pPr>
        <w:pStyle w:val="Callout"/>
      </w:pPr>
      <w:r>
        <w:rPr>
          <w:color w:val="0000FF"/>
        </w:rPr>
        <w:t>SIMPLE RULE: Minimize the data first, then verify the product boundary. Share only the raw information the task truly requires, and do not use the absence of a warning as a privacy guarantee.</w:t>
      </w:r>
    </w:p>
    <w:p w14:paraId="219DA60D" w14:textId="77777777" w:rsidR="00403725" w:rsidRDefault="00000000">
      <w:pPr>
        <w:pStyle w:val="SmallNote"/>
      </w:pPr>
      <w:r>
        <w:rPr>
          <w:color w:val="0000FF"/>
        </w:rPr>
        <w:t>CURRENT PRODUCT NOTE: OpenAI currently documents that Work in the desktop app can use local files with permission and that local files and outputs remain on that computer unless explicitly moved or shared. OpenAI separately documents different retention and training controls for uploaded/chat content and for business workspaces. These details are product- and surface-specific and can change.</w:t>
      </w:r>
    </w:p>
    <w:p w14:paraId="37F80DC0" w14:textId="77777777" w:rsidR="00403725" w:rsidRDefault="00000000">
      <w:pPr>
        <w:pStyle w:val="SmallNote"/>
      </w:pPr>
      <w:r>
        <w:rPr>
          <w:color w:val="0000FF"/>
        </w:rPr>
        <w:t>PRIVACY / LOCAL-FILE SOURCES — checked August 18, 2026 against current OpenAI Help Center guidance: ChatGPT Work and Codex; Data Controls FAQ; Chat and File Retention Policies in ChatGPT; Data Usage for Consumer Services FAQ.</w:t>
      </w:r>
    </w:p>
    <w:p w14:paraId="42344E19" w14:textId="77777777" w:rsidR="003515BF" w:rsidRDefault="00000000">
      <w:pPr>
        <w:pStyle w:val="Heading2"/>
      </w:pPr>
      <w:r>
        <w:rPr>
          <w:color w:val="0000FF"/>
        </w:rPr>
        <w:lastRenderedPageBreak/>
        <w:t>1.4  Before You Type Anything</w:t>
      </w:r>
    </w:p>
    <w:p w14:paraId="6BA4FCA1" w14:textId="77777777" w:rsidR="003515BF" w:rsidRDefault="00000000">
      <w:pPr>
        <w:pStyle w:val="MainIdea"/>
      </w:pPr>
      <w:r>
        <w:t>“</w:t>
      </w:r>
      <w:r>
        <w:rPr>
          <w:b/>
        </w:rPr>
        <w:t>Main Idea:</w:t>
      </w:r>
      <w:r>
        <w:t xml:space="preserve"> Separate the result you need from the story surrounding it so personal context helps rather than buries the task.”</w:t>
      </w:r>
    </w:p>
    <w:p w14:paraId="337CADBE" w14:textId="77777777" w:rsidR="003515BF" w:rsidRDefault="00000000">
      <w:r>
        <w:t>Personal problems often arrive with a lot of history. You may know why the issue is frustrating, what happened last time, what someone said, and what you are worried might happen next. Some of that context matters; much of it does not change the requested result.</w:t>
      </w:r>
    </w:p>
    <w:p w14:paraId="5122123C" w14:textId="77777777" w:rsidR="003515BF" w:rsidRDefault="00000000">
      <w:r>
        <w:t>Start with a one-sentence endpoint, then add only the facts that would cause a competent helper to answer differently. If the work involves a decision, state the current decision stage as well: exploring, narrowing options, comparing finalists, preparing to act, or checking a completed result.</w:t>
      </w:r>
    </w:p>
    <w:p w14:paraId="23227B30" w14:textId="77777777" w:rsidR="003515BF" w:rsidRDefault="00000000">
      <w:r>
        <w:t>This prevents the model from jumping ahead. “Help me understand the options” is different from “recommend one,” and “draft the message” is different from “send it.”</w:t>
      </w:r>
    </w:p>
    <w:p w14:paraId="7CDCAFC8" w14:textId="77777777" w:rsidR="003515BF" w:rsidRDefault="00000000">
      <w:pPr>
        <w:pStyle w:val="Callout"/>
      </w:pPr>
      <w:r>
        <w:t>PERSONAL EXAMPLE: “I need to decide whether to repair or replace this appliance. Compare the two options using total likely cost, expected remaining life, downtime, and warranty. Do not recommend yet.” The repair history can follow because it changes the comparison.</w:t>
      </w:r>
    </w:p>
    <w:p w14:paraId="39509992" w14:textId="77777777" w:rsidR="003515BF" w:rsidRDefault="00000000">
      <w:pPr>
        <w:pStyle w:val="Callout"/>
      </w:pPr>
      <w:r>
        <w:t>COMMON MISTAKE: Leading with a long narrative and expecting the assistant to infer whether you want empathy, explanation, a plan, a recommendation, or a draft.</w:t>
      </w:r>
    </w:p>
    <w:p w14:paraId="64205113" w14:textId="77777777" w:rsidR="003515BF" w:rsidRDefault="00000000">
      <w:pPr>
        <w:pStyle w:val="Callout"/>
      </w:pPr>
      <w:r>
        <w:t>TIP AND TRICK: Put the endpoint first, then add the smallest amount of history that changes the answer.</w:t>
      </w:r>
    </w:p>
    <w:p w14:paraId="46D33A57" w14:textId="77777777" w:rsidR="003515BF" w:rsidRDefault="00000000">
      <w:pPr>
        <w:pStyle w:val="Heading2"/>
      </w:pPr>
      <w:r>
        <w:rPr>
          <w:color w:val="0000FF"/>
        </w:rPr>
        <w:t>1.5  A Simple Request That Scales</w:t>
      </w:r>
    </w:p>
    <w:p w14:paraId="3071FFC9" w14:textId="77777777" w:rsidR="003515BF" w:rsidRDefault="00000000">
      <w:pPr>
        <w:pStyle w:val="MainIdea"/>
      </w:pPr>
      <w:r>
        <w:t>“</w:t>
      </w:r>
      <w:r>
        <w:rPr>
          <w:b/>
        </w:rPr>
        <w:t>Main Idea:</w:t>
      </w:r>
      <w:r>
        <w:t xml:space="preserve"> Keep the four-part request, and add recurring context only when it materially improves the same task.”</w:t>
      </w:r>
    </w:p>
    <w:p w14:paraId="206E963E" w14:textId="77777777" w:rsidR="003515BF" w:rsidRDefault="00000000">
      <w:r>
        <w:t>Result, Material, Limit, and Answer remain enough for most personal work. Daily use becomes easier when you turn that structure into a reusable task card rather than inventing a new prompt every time.</w:t>
      </w:r>
    </w:p>
    <w:p w14:paraId="4D86824B" w14:textId="77777777" w:rsidR="003515BF" w:rsidRDefault="00000000">
      <w:r>
        <w:t>For recurring workflows, you can add an optional fifth item: CURRENT STATE. This does not replace the four-part request. It simply tells the assistant where the ongoing work stands so it does not repeat completed steps or reopen settled decisions.</w:t>
      </w:r>
    </w:p>
    <w:p w14:paraId="3C4152CF" w14:textId="77777777" w:rsidR="003515BF" w:rsidRDefault="00000000">
      <w:r>
        <w:t>A reusable pattern is: RESULT — what I need now. MATERIAL — the files or facts to use. LIMIT — what must remain out of scope. ANSWER — the form I want back. CURRENT STATE — what has already been decided or completed, when relevant.</w:t>
      </w:r>
    </w:p>
    <w:p w14:paraId="3112A7B1" w14:textId="77777777" w:rsidR="003515BF" w:rsidRDefault="00000000">
      <w:pPr>
        <w:pStyle w:val="Callout"/>
      </w:pPr>
      <w:r>
        <w:t>PERSONAL EXAMPLE: RESULT: compare this month’s utility use with the prior three months. MATERIAL: the four attached statements. LIMIT: do not infer causes that are not supported by the statements. ANSWER: a short table plus the three largest changes. CURRENT STATE: I already know the billing rate increased in June.</w:t>
      </w:r>
    </w:p>
    <w:p w14:paraId="33B7F8A2" w14:textId="77777777" w:rsidR="003515BF" w:rsidRDefault="00000000">
      <w:pPr>
        <w:pStyle w:val="Callout"/>
      </w:pPr>
      <w:r>
        <w:t>COMMON MISTAKE: Adding permanent background that no longer changes the current result. Reusable context should be maintained, not accumulated forever.</w:t>
      </w:r>
    </w:p>
    <w:p w14:paraId="33CA35B2" w14:textId="77777777" w:rsidR="003515BF" w:rsidRDefault="00000000">
      <w:pPr>
        <w:pStyle w:val="Callout"/>
      </w:pPr>
      <w:r>
        <w:t>TIP AND TRICK: When a recurring prompt grows, delete any line that no longer changes a correct answer.</w:t>
      </w:r>
    </w:p>
    <w:p w14:paraId="6F7AB525" w14:textId="77777777" w:rsidR="003515BF" w:rsidRDefault="00000000">
      <w:pPr>
        <w:pStyle w:val="Heading2"/>
      </w:pPr>
      <w:r>
        <w:rPr>
          <w:color w:val="0000FF"/>
        </w:rPr>
        <w:lastRenderedPageBreak/>
        <w:t>1.6  ChatGPT Is More Than a Souped-Up “Google It”</w:t>
      </w:r>
    </w:p>
    <w:p w14:paraId="51843138" w14:textId="77777777" w:rsidR="003515BF" w:rsidRDefault="00000000">
      <w:pPr>
        <w:pStyle w:val="MainIdea"/>
      </w:pPr>
      <w:r>
        <w:t>“</w:t>
      </w:r>
      <w:r>
        <w:rPr>
          <w:b/>
        </w:rPr>
        <w:t>Main Idea:</w:t>
      </w:r>
      <w:r>
        <w:t xml:space="preserve"> Use the assistant as a working surface for your information, not merely as a place to ask for conclusions.”</w:t>
      </w:r>
    </w:p>
    <w:p w14:paraId="57611705" w14:textId="77777777" w:rsidR="003515BF" w:rsidRDefault="00000000">
      <w:r>
        <w:t>The largest Daily / Personal gain often comes from bringing your own material into the conversation. A search-style question asks for general information. An augmented workflow lets the assistant help you inspect your quotes, notes, manuals, itineraries, lists, correspondence, or other sources while you retain the decision.</w:t>
      </w:r>
    </w:p>
    <w:p w14:paraId="42BD0750" w14:textId="77777777" w:rsidR="003515BF" w:rsidRDefault="00000000">
      <w:r>
        <w:t>This changes the question from “What should someone do?” to “Given my actual material and my stated priorities, what can I see more clearly?” The assistant can surface differences, missing information, conflicts, assumptions, and possible next questions without becoming the owner of the choice.</w:t>
      </w:r>
    </w:p>
    <w:p w14:paraId="68CE6280" w14:textId="77777777" w:rsidR="003515BF" w:rsidRDefault="00000000">
      <w:r>
        <w:t>For current external facts, combine augmentation with verification. Your uploaded information may be authoritative for your situation while dates, prices, regulations, schedules, or availability still require current sources.</w:t>
      </w:r>
    </w:p>
    <w:p w14:paraId="50A5AB8E" w14:textId="77777777" w:rsidR="003515BF" w:rsidRDefault="00000000">
      <w:pPr>
        <w:pStyle w:val="Callout"/>
      </w:pPr>
      <w:r>
        <w:t>PERSONAL EXAMPLE: Instead of asking “What makes a good laptop?”, provide the requirements you actually have, the three models you are considering, and the specifications you have verified. Ask the assistant to compare the tradeoffs and identify what is still unknown.</w:t>
      </w:r>
    </w:p>
    <w:p w14:paraId="7EB3455E" w14:textId="77777777" w:rsidR="003515BF" w:rsidRDefault="00000000">
      <w:pPr>
        <w:pStyle w:val="Callout"/>
      </w:pPr>
      <w:r>
        <w:t>COMMON MISTAKE: Asking the assistant to decide what you value. It can compare battery life and price; only you can decide which compromise is acceptable.</w:t>
      </w:r>
    </w:p>
    <w:p w14:paraId="3E791EBC" w14:textId="77777777" w:rsidR="003515BF" w:rsidRDefault="00000000">
      <w:pPr>
        <w:pStyle w:val="Callout"/>
      </w:pPr>
      <w:r>
        <w:t>TIP AND TRICK: Use AI to improve the decision surface before asking for a recommendation.</w:t>
      </w:r>
    </w:p>
    <w:p w14:paraId="479CE83D" w14:textId="77777777" w:rsidR="003515BF" w:rsidRDefault="00000000">
      <w:pPr>
        <w:pStyle w:val="Heading2"/>
      </w:pPr>
      <w:r>
        <w:rPr>
          <w:color w:val="0000FF"/>
        </w:rPr>
        <w:t>1.7  Five Beginner Workflows</w:t>
      </w:r>
    </w:p>
    <w:p w14:paraId="6986531C" w14:textId="77777777" w:rsidR="003515BF" w:rsidRDefault="00000000">
      <w:pPr>
        <w:pStyle w:val="MainIdea"/>
      </w:pPr>
      <w:r>
        <w:t>“</w:t>
      </w:r>
      <w:r>
        <w:rPr>
          <w:b/>
        </w:rPr>
        <w:t>Main Idea:</w:t>
      </w:r>
      <w:r>
        <w:t xml:space="preserve"> Turn the five beginner workflows into reusable personal patterns with clear inputs, boundaries, and verification.”</w:t>
      </w:r>
    </w:p>
    <w:p w14:paraId="612F490A" w14:textId="77777777" w:rsidR="003515BF" w:rsidRDefault="00000000">
      <w:r>
        <w:t>1. EXPLAIN — Use an identified source when possible. State what you already understand and ask the assistant to explain only the missing layer. For unfamiliar high-stakes material, ask it to separate the plain-English explanation from claims that require outside verification.</w:t>
      </w:r>
    </w:p>
    <w:p w14:paraId="6E11E5BD" w14:textId="77777777" w:rsidR="003515BF" w:rsidRDefault="00000000">
      <w:r>
        <w:t>2. SUMMARIZE — State what the summary is for. A summary for deciding whether to read a document is different from a summary used to prepare questions, track deadlines, or preserve a record. Require important dates, obligations, exceptions, or action items when those cannot be lost.</w:t>
      </w:r>
    </w:p>
    <w:p w14:paraId="3FA76D16" w14:textId="77777777" w:rsidR="003515BF" w:rsidRDefault="00000000">
      <w:r>
        <w:t>3. DRAFT — Supply the facts and the intended audience. Tell the assistant what it may reorganize and what it must not invent. Review personal messages for tone and factual accuracy before sending.</w:t>
      </w:r>
    </w:p>
    <w:p w14:paraId="1510AE5A" w14:textId="77777777" w:rsidR="003515BF" w:rsidRDefault="00000000">
      <w:r>
        <w:t>4. COMPARE — Define criteria first. Separate objective facts, your preferences, and unknowns. A useful comparison can show “not enough information” instead of forcing a winner.</w:t>
      </w:r>
    </w:p>
    <w:p w14:paraId="3BFD5F81" w14:textId="77777777" w:rsidR="003515BF" w:rsidRDefault="00000000">
      <w:r>
        <w:t>5. PLAN — Define the result, available resources, fixed constraints, and what is already decided. Ask for omissions and dependencies before acting. Keep plans provisional until their factual assumptions are checked.</w:t>
      </w:r>
    </w:p>
    <w:p w14:paraId="0245A32C" w14:textId="77777777" w:rsidR="003515BF" w:rsidRDefault="00000000">
      <w:pPr>
        <w:pStyle w:val="Callout"/>
      </w:pPr>
      <w:r>
        <w:lastRenderedPageBreak/>
        <w:t>PERSONAL EXAMPLE: You are planning a weekend project. The assistant can explain unfamiliar steps, summarize the manual, compare materials, draft the shopping list, and plan the sequence. You still verify measurements, safety requirements, and the actual materials you buy.</w:t>
      </w:r>
    </w:p>
    <w:p w14:paraId="44917127" w14:textId="77777777" w:rsidR="003515BF" w:rsidRDefault="00000000">
      <w:pPr>
        <w:pStyle w:val="Callout"/>
      </w:pPr>
      <w:r>
        <w:t>COMMON MISTAKE: Letting the workflow label hide the real task. “Plan this” is still ambiguous unless the desired endpoint and constraints are stated.</w:t>
      </w:r>
    </w:p>
    <w:p w14:paraId="1AAEB86B" w14:textId="77777777" w:rsidR="003515BF" w:rsidRDefault="00000000">
      <w:pPr>
        <w:pStyle w:val="Callout"/>
      </w:pPr>
      <w:r>
        <w:t>TIP AND TRICK: When a result is weak, diagnose which part failed: source, criteria, scope, constraint, or output format.</w:t>
      </w:r>
    </w:p>
    <w:p w14:paraId="3BE5A3C8" w14:textId="77777777" w:rsidR="003515BF" w:rsidRDefault="00000000">
      <w:pPr>
        <w:pStyle w:val="Heading2"/>
      </w:pPr>
      <w:r>
        <w:rPr>
          <w:color w:val="0000FF"/>
        </w:rPr>
        <w:t>1.8  Use the AI as a Second Set of Eyes, Not a Substitute for Judgment</w:t>
      </w:r>
    </w:p>
    <w:p w14:paraId="73C9115C" w14:textId="77777777" w:rsidR="003515BF" w:rsidRDefault="00000000">
      <w:pPr>
        <w:pStyle w:val="MainIdea"/>
      </w:pPr>
      <w:r>
        <w:t>“</w:t>
      </w:r>
      <w:r>
        <w:rPr>
          <w:b/>
        </w:rPr>
        <w:t>Main Idea:</w:t>
      </w:r>
      <w:r>
        <w:t xml:space="preserve"> For personal decisions, ask the assistant to improve what you can inspect and challenge, not to absorb responsibility for the choice.”</w:t>
      </w:r>
    </w:p>
    <w:p w14:paraId="03ABF13C" w14:textId="77777777" w:rsidR="003515BF" w:rsidRDefault="00000000">
      <w:r>
        <w:t>A strong personal decision workflow separates four things: FACTS that can be verified; ASSUMPTIONS that may or may not be true; PREFERENCES that belong to you; and RECOMMENDATIONS that combine the first three. Ask the assistant to keep those categories visible when the decision matters.</w:t>
      </w:r>
    </w:p>
    <w:p w14:paraId="7652332E" w14:textId="77777777" w:rsidR="003515BF" w:rsidRDefault="00000000">
      <w:r>
        <w:t>You can also ask what evidence would change the current conclusion. That question is useful because it turns a confident recommendation back into an inspectable decision model. If one missing fact would reverse the answer, find that fact before acting.</w:t>
      </w:r>
    </w:p>
    <w:p w14:paraId="4A82683E" w14:textId="77777777" w:rsidR="003515BF" w:rsidRDefault="00000000">
      <w:r>
        <w:t>When values, relationships, taste, or risk tolerance dominate the choice, there may be no objectively correct output. The assistant can help articulate tradeoffs without deciding what kind of life you should prefer.</w:t>
      </w:r>
    </w:p>
    <w:p w14:paraId="07E5E82C" w14:textId="77777777" w:rsidR="003515BF" w:rsidRDefault="00000000">
      <w:pPr>
        <w:pStyle w:val="Callout"/>
      </w:pPr>
      <w:r>
        <w:t>PERSONAL EXAMPLE: Before choosing between two travel plans, ask the assistant to list the factual differences, assumptions about delays or convenience, and the personal preferences driving the recommendation. Then decide which preferences are actually yours.</w:t>
      </w:r>
    </w:p>
    <w:p w14:paraId="1A0884B4" w14:textId="77777777" w:rsidR="003515BF" w:rsidRDefault="00000000">
      <w:pPr>
        <w:pStyle w:val="Callout"/>
      </w:pPr>
      <w:r>
        <w:t>COMMON MISTAKE: Treating a ranked list as evidence. Rankings are conclusions built from criteria and assumptions that may not match your priorities.</w:t>
      </w:r>
    </w:p>
    <w:p w14:paraId="53D7A104" w14:textId="77777777" w:rsidR="003515BF" w:rsidRDefault="00000000">
      <w:pPr>
        <w:pStyle w:val="Callout"/>
      </w:pPr>
      <w:r>
        <w:t>TIP AND TRICK: Ask “What would have to be true for the other option to be better?” before committing to an important choice.</w:t>
      </w:r>
    </w:p>
    <w:p w14:paraId="1248F611" w14:textId="77777777" w:rsidR="003515BF" w:rsidRDefault="00000000">
      <w:pPr>
        <w:pStyle w:val="Heading1"/>
      </w:pPr>
      <w:commentRangeStart w:id="161"/>
      <w:r>
        <w:rPr>
          <w:color w:val="0000FF"/>
        </w:rPr>
        <w:t>PART II — UNDERSTAND WHAT JUST HAPPENED</w:t>
      </w:r>
      <w:commentRangeEnd w:id="161"/>
      <w:r w:rsidR="00725483">
        <w:rPr>
          <w:rStyle w:val="CommentReference"/>
          <w:sz w:val="36"/>
          <w:szCs w:val="28"/>
        </w:rPr>
        <w:commentReference w:id="161"/>
      </w:r>
    </w:p>
    <w:p w14:paraId="141494F6" w14:textId="77777777" w:rsidR="003515BF" w:rsidRDefault="00000000">
      <w:pPr>
        <w:pStyle w:val="MainIdea"/>
      </w:pPr>
      <w:r>
        <w:t>“</w:t>
      </w:r>
      <w:r>
        <w:rPr>
          <w:b/>
        </w:rPr>
        <w:t>Main Idea:</w:t>
      </w:r>
      <w:r>
        <w:t xml:space="preserve"> Understand enough of the underlying workflow to recognize when repeated personal use is depending on context, tools, or assumptions you did not deliberately choose.”</w:t>
      </w:r>
    </w:p>
    <w:p w14:paraId="74A37057" w14:textId="77777777" w:rsidR="003515BF" w:rsidRDefault="00000000">
      <w:r>
        <w:t>The Beginner definitions become more important when the assistant is used every day. A short chat can tolerate loose terminology. A multi-week project cannot tolerate uncertainty about which chat, source, model, project, or decision state is controlling.</w:t>
      </w:r>
    </w:p>
    <w:p w14:paraId="3D19A4AE" w14:textId="77777777" w:rsidR="003515BF" w:rsidRDefault="00000000">
      <w:r>
        <w:t>Volume 2 therefore treats the basic vocabulary as practical labels for things you need to keep separate rather than as technical theory.</w:t>
      </w:r>
    </w:p>
    <w:p w14:paraId="1BCF706B" w14:textId="77777777" w:rsidR="003515BF" w:rsidRDefault="00000000">
      <w:pPr>
        <w:pStyle w:val="Callout"/>
      </w:pPr>
      <w:r>
        <w:lastRenderedPageBreak/>
        <w:t>PERSONAL EXAMPLE: A household project has three chats and six files. Knowing the difference between chat history, project files, saved memory, and the current canonical document prevents the assistant from treating an old summary as the current source.</w:t>
      </w:r>
    </w:p>
    <w:p w14:paraId="00187E1C" w14:textId="77777777" w:rsidR="003515BF" w:rsidRDefault="00000000">
      <w:pPr>
        <w:pStyle w:val="Callout"/>
      </w:pPr>
      <w:r>
        <w:t>COMMON MISTAKE: Assuming that because the assistant sounds familiar with the project, every current fact is actually present in its working context.</w:t>
      </w:r>
    </w:p>
    <w:p w14:paraId="46AAA55B" w14:textId="77777777" w:rsidR="003515BF" w:rsidRDefault="00000000">
      <w:pPr>
        <w:pStyle w:val="Callout"/>
      </w:pPr>
      <w:r>
        <w:t>TIP AND TRICK: When a detail could change the result, point to the current source rather than relying on conversational familiarity.</w:t>
      </w:r>
    </w:p>
    <w:p w14:paraId="1B965BD8" w14:textId="77777777" w:rsidR="003515BF" w:rsidRDefault="00000000">
      <w:pPr>
        <w:pStyle w:val="Heading2"/>
      </w:pPr>
      <w:r>
        <w:rPr>
          <w:color w:val="0000FF"/>
        </w:rPr>
        <w:t>2.1  Understand What an LLM Is — and What It Is Not</w:t>
      </w:r>
    </w:p>
    <w:p w14:paraId="724E2F07" w14:textId="77777777" w:rsidR="003515BF" w:rsidRDefault="00000000">
      <w:pPr>
        <w:pStyle w:val="MainIdea"/>
      </w:pPr>
      <w:r>
        <w:t>“</w:t>
      </w:r>
      <w:r>
        <w:rPr>
          <w:b/>
        </w:rPr>
        <w:t>Main Idea:</w:t>
      </w:r>
      <w:r>
        <w:t xml:space="preserve"> Daily usefulness does not convert generated language into verified knowledge.”</w:t>
      </w:r>
    </w:p>
    <w:p w14:paraId="3C6F1D46" w14:textId="77777777" w:rsidR="003515BF" w:rsidRDefault="00000000">
      <w:r>
        <w:t>Repeated use can make an AI assistant feel more dependable than it actually is because many ordinary answers are good enough. The danger is transferring that trust to a task where one wrong date, price, instruction, interpretation, or assumption matters.</w:t>
      </w:r>
    </w:p>
    <w:p w14:paraId="0DC2D87B" w14:textId="77777777" w:rsidR="003515BF" w:rsidRDefault="00000000">
      <w:r>
        <w:t>Treat the model as a powerful reasoning and language system that can work with supplied information and tools. Then ask what kind of evidence the current task requires. A source-based explanation can be checked against the source. A current factual claim may require an official or otherwise appropriate external source. A personal preference has to come from you.</w:t>
      </w:r>
    </w:p>
    <w:p w14:paraId="06F79631" w14:textId="77777777" w:rsidR="003515BF" w:rsidRDefault="00000000">
      <w:r>
        <w:t>Tool access also has boundaries. Search, file reading, code, image understanding, or connected apps can improve the evidence available to the model, but the presence of a tool is not proof that the tool was used correctly or that the result was complete.</w:t>
      </w:r>
    </w:p>
    <w:p w14:paraId="63498F6B" w14:textId="77777777" w:rsidR="003515BF" w:rsidRDefault="00000000">
      <w:pPr>
        <w:pStyle w:val="Callout"/>
      </w:pPr>
      <w:r>
        <w:t>PERSONAL EXAMPLE: An assistant can summarize a warranty you upload and identify an exclusion. Verify the exclusion in the actual warranty before relying on it for a purchase or claim.</w:t>
      </w:r>
    </w:p>
    <w:p w14:paraId="180FEFDD" w14:textId="77777777" w:rsidR="003515BF" w:rsidRDefault="00000000">
      <w:pPr>
        <w:pStyle w:val="Callout"/>
      </w:pPr>
      <w:r>
        <w:t>COMMON MISTAKE: Thinking “it has been right all week” is evidence that the next consequential answer is right.</w:t>
      </w:r>
    </w:p>
    <w:p w14:paraId="3671ABA8" w14:textId="77777777" w:rsidR="003515BF" w:rsidRDefault="00000000">
      <w:pPr>
        <w:pStyle w:val="Callout"/>
      </w:pPr>
      <w:r>
        <w:t>TIP AND TRICK: Match trust to evidence on each task, not to your general impression of the assistant.</w:t>
      </w:r>
    </w:p>
    <w:p w14:paraId="41D3129D" w14:textId="77777777" w:rsidR="003515BF" w:rsidRDefault="00000000">
      <w:pPr>
        <w:pStyle w:val="Heading2"/>
      </w:pPr>
      <w:r>
        <w:rPr>
          <w:color w:val="0000FF"/>
        </w:rPr>
        <w:t>2.2  Learn the Basic Pieces of an LLM Conversation</w:t>
      </w:r>
    </w:p>
    <w:p w14:paraId="597DEEEB" w14:textId="77777777" w:rsidR="003515BF" w:rsidRDefault="00000000">
      <w:pPr>
        <w:pStyle w:val="MainIdea"/>
      </w:pPr>
      <w:r>
        <w:t>“</w:t>
      </w:r>
      <w:r>
        <w:rPr>
          <w:b/>
        </w:rPr>
        <w:t>Main Idea:</w:t>
      </w:r>
      <w:r>
        <w:t xml:space="preserve"> Use chats, turns, sessions, projects, and models as practical boundaries for organizing recurring personal work.”</w:t>
      </w:r>
    </w:p>
    <w:p w14:paraId="4F439E10" w14:textId="77777777" w:rsidR="003515BF" w:rsidRDefault="00000000">
      <w:r>
        <w:t>For Daily / Personal use, a CHAT is best treated as one coherent line of work, while a SESSION is the period in which you are actively advancing that work. A PROJECT or similar workspace can hold several related chats and files. These distinctions help you decide when to continue, branch, or start fresh.</w:t>
      </w:r>
    </w:p>
    <w:p w14:paraId="7013ACD8" w14:textId="77777777" w:rsidR="003515BF" w:rsidRDefault="00000000">
      <w:r>
        <w:t>Do not change models merely because a task feels important unless the service gives you a reason to do so. The more important control is usually the quality of the source, the clarity of the instruction, and the verification of the result.</w:t>
      </w:r>
    </w:p>
    <w:p w14:paraId="3DDABCED" w14:textId="77777777" w:rsidR="003515BF" w:rsidRDefault="00000000">
      <w:r>
        <w:t>Give recurring chats descriptive names when the service supports it. “August insurance comparison” is easier to recover than “New chat.”</w:t>
      </w:r>
    </w:p>
    <w:p w14:paraId="0B8E9DA7" w14:textId="77777777" w:rsidR="003515BF" w:rsidRDefault="00000000">
      <w:pPr>
        <w:pStyle w:val="Callout"/>
      </w:pPr>
      <w:r>
        <w:lastRenderedPageBreak/>
        <w:t>PERSONAL EXAMPLE: Keep a home-renovation project separate from a travel-planning project even if both involve budgets and schedules. Shared task types do not make them the same body of work.</w:t>
      </w:r>
    </w:p>
    <w:p w14:paraId="7942C311" w14:textId="77777777" w:rsidR="003515BF" w:rsidRDefault="00000000">
      <w:pPr>
        <w:pStyle w:val="Callout"/>
      </w:pPr>
      <w:r>
        <w:t>COMMON MISTAKE: Using one long “everything” chat for unrelated daily questions because it feels convenient.</w:t>
      </w:r>
    </w:p>
    <w:p w14:paraId="1142543F" w14:textId="77777777" w:rsidR="003515BF" w:rsidRDefault="00000000">
      <w:pPr>
        <w:pStyle w:val="Callout"/>
      </w:pPr>
      <w:r>
        <w:t>TIP AND TRICK: Start a new chat when the body of work changes; start a new session or branch when the current reasoning path becomes contaminated.</w:t>
      </w:r>
    </w:p>
    <w:p w14:paraId="38A6AC1C" w14:textId="77777777" w:rsidR="003515BF" w:rsidRDefault="00000000">
      <w:pPr>
        <w:pStyle w:val="Heading2"/>
      </w:pPr>
      <w:r>
        <w:rPr>
          <w:color w:val="0000FF"/>
        </w:rPr>
        <w:t>2.3  Understand Context Before You Rely on It</w:t>
      </w:r>
    </w:p>
    <w:p w14:paraId="6D2582FD" w14:textId="77777777" w:rsidR="003515BF" w:rsidRDefault="00000000">
      <w:pPr>
        <w:pStyle w:val="MainIdea"/>
      </w:pPr>
      <w:r>
        <w:t>“</w:t>
      </w:r>
      <w:r>
        <w:rPr>
          <w:b/>
        </w:rPr>
        <w:t>Main Idea:</w:t>
      </w:r>
      <w:r>
        <w:t xml:space="preserve"> For recurring personal work, maintain a small explicit state record so the task does not depend on invisible or stale context.”</w:t>
      </w:r>
    </w:p>
    <w:p w14:paraId="531F156D" w14:textId="77777777" w:rsidR="003515BF" w:rsidRDefault="00000000">
      <w:r>
        <w:t>Context becomes a practical problem when a personal project lasts days or weeks. The conversation may contain old options you rejected, outdated dates, earlier file versions, and speculative ideas that were never approved. More context is not automatically better context.</w:t>
      </w:r>
    </w:p>
    <w:p w14:paraId="6A85D7A1" w14:textId="77777777" w:rsidR="003515BF" w:rsidRDefault="00000000">
      <w:r>
        <w:t>A lightweight STATE SNAPSHOT can protect continuity: purpose, current source files, settled decisions, unresolved questions, and next step. That small record is easier to verify than a long chat history and can be reused when you start fresh.</w:t>
      </w:r>
    </w:p>
    <w:p w14:paraId="2BAE1DF2" w14:textId="77777777" w:rsidR="003515BF" w:rsidRDefault="00000000">
      <w:r>
        <w:t>Saved memory or personalization may help with stable preferences, but it should not be treated as the controlling source for changing project facts. Current project state belongs in current project material.</w:t>
      </w:r>
    </w:p>
    <w:p w14:paraId="51BF9A50" w14:textId="77777777" w:rsidR="003515BF" w:rsidRDefault="00000000">
      <w:pPr>
        <w:pStyle w:val="Callout"/>
      </w:pPr>
      <w:r>
        <w:t>PERSONAL EXAMPLE: A trip plan changes after one traveler drops out. Update the state snapshot so later comparisons do not keep using the old party size simply because it remains somewhere in the chat.</w:t>
      </w:r>
    </w:p>
    <w:p w14:paraId="3E8FE141" w14:textId="77777777" w:rsidR="003515BF" w:rsidRDefault="00000000">
      <w:pPr>
        <w:pStyle w:val="Callout"/>
      </w:pPr>
      <w:r>
        <w:t>COMMON MISTAKE: Adding new corrections without removing or clearly superseding the old state. Contradictory context makes the assistant choose which version to trust.</w:t>
      </w:r>
    </w:p>
    <w:p w14:paraId="30C14D8F" w14:textId="77777777" w:rsidR="003515BF" w:rsidRDefault="00000000">
      <w:pPr>
        <w:pStyle w:val="Callout"/>
      </w:pPr>
      <w:r>
        <w:t>TIP AND TRICK: When a project changes materially, update the explicit state before asking for the next major output.</w:t>
      </w:r>
    </w:p>
    <w:p w14:paraId="02C943B7" w14:textId="77777777" w:rsidR="003515BF" w:rsidRDefault="00000000">
      <w:pPr>
        <w:pStyle w:val="Heading2"/>
      </w:pPr>
      <w:r>
        <w:rPr>
          <w:color w:val="0000FF"/>
        </w:rPr>
        <w:t>2.4  Create a Project for One Body of Work</w:t>
      </w:r>
    </w:p>
    <w:p w14:paraId="7E377202" w14:textId="77777777" w:rsidR="003515BF" w:rsidRDefault="00000000">
      <w:pPr>
        <w:pStyle w:val="MainIdea"/>
      </w:pPr>
      <w:r>
        <w:t>“</w:t>
      </w:r>
      <w:r>
        <w:rPr>
          <w:b/>
        </w:rPr>
        <w:t>Main Idea:</w:t>
      </w:r>
      <w:r>
        <w:t xml:space="preserve"> Use persistent workspaces to separate personal bodies of work, not to create one giant repository for your life.”</w:t>
      </w:r>
    </w:p>
    <w:p w14:paraId="301DAF37" w14:textId="77777777" w:rsidR="003515BF" w:rsidRDefault="00000000">
      <w:r>
        <w:t>A Daily / Personal user may have several useful project categories: a home repair, a trip, a large purchase, a family-history project, a recurring household process, or a long document. The boundary should follow the body of work, not the fact that the work is personal.</w:t>
      </w:r>
    </w:p>
    <w:p w14:paraId="7DD79E87" w14:textId="77777777" w:rsidR="003515BF" w:rsidRDefault="00000000">
      <w:r>
        <w:t>Keep the project lean. Store the current sources and the state needed to continue. Old drafts, unrelated notes, duplicate uploads, and abandoned alternatives can create noise even when they are technically “related.”</w:t>
      </w:r>
    </w:p>
    <w:p w14:paraId="53E9A12B" w14:textId="77777777" w:rsidR="003515BF" w:rsidRDefault="00000000">
      <w:r>
        <w:t>If the service does not provide a persistent workspace, use a dedicated folder plus clearly named chats. The operational principle is separation, not a particular product feature.</w:t>
      </w:r>
    </w:p>
    <w:p w14:paraId="44D8DFD6" w14:textId="77777777" w:rsidR="003515BF" w:rsidRDefault="00000000">
      <w:pPr>
        <w:pStyle w:val="Callout"/>
      </w:pPr>
      <w:r>
        <w:lastRenderedPageBreak/>
        <w:t>PERSONAL EXAMPLE: Create one “Kitchen Remodel” workspace containing the current scope, estimates, measurements, and decisions. Keep an unrelated vacation plan elsewhere even if the same contractor discussion mentions travel dates.</w:t>
      </w:r>
    </w:p>
    <w:p w14:paraId="4F100030" w14:textId="77777777" w:rsidR="003515BF" w:rsidRDefault="00000000">
      <w:pPr>
        <w:pStyle w:val="Callout"/>
      </w:pPr>
      <w:r>
        <w:t>COMMON MISTAKE: Creating a single “Personal” project that eventually contains taxes, health notes, travel, repairs, shopping, and family correspondence.</w:t>
      </w:r>
    </w:p>
    <w:p w14:paraId="33E41D69" w14:textId="77777777" w:rsidR="003515BF" w:rsidRDefault="00000000">
      <w:pPr>
        <w:pStyle w:val="Callout"/>
      </w:pPr>
      <w:r>
        <w:t>TIP AND TRICK: Name the project after the body of work and archive or remove superseded working material when it is no longer needed.</w:t>
      </w:r>
    </w:p>
    <w:p w14:paraId="5149152B" w14:textId="77777777" w:rsidR="003515BF" w:rsidRDefault="00000000">
      <w:pPr>
        <w:pStyle w:val="Heading2"/>
      </w:pPr>
      <w:r>
        <w:rPr>
          <w:color w:val="0000FF"/>
        </w:rPr>
        <w:t>2.5  State the Task or Project Purpose in Plain English</w:t>
      </w:r>
    </w:p>
    <w:p w14:paraId="7BBDEC28" w14:textId="77777777" w:rsidR="003515BF" w:rsidRDefault="00000000">
      <w:pPr>
        <w:pStyle w:val="MainIdea"/>
      </w:pPr>
      <w:r>
        <w:t>“</w:t>
      </w:r>
      <w:r>
        <w:rPr>
          <w:b/>
        </w:rPr>
        <w:t>Main Idea:</w:t>
      </w:r>
      <w:r>
        <w:t xml:space="preserve"> For recurring personal work, write a purpose statement that survives from one session to the next.”</w:t>
      </w:r>
    </w:p>
    <w:p w14:paraId="4019BD0F" w14:textId="77777777" w:rsidR="003515BF" w:rsidRDefault="00000000">
      <w:r>
        <w:t>A strong personal project purpose describes the result or decision the project exists to support, not the history of how you got there. It should be stable enough to reuse and narrow enough to exclude nearby work.</w:t>
      </w:r>
    </w:p>
    <w:p w14:paraId="3676AC1C" w14:textId="77777777" w:rsidR="003515BF" w:rsidRDefault="00000000">
      <w:r>
        <w:t>Useful patterns include: “This project is for planning and documenting the replacement of the backyard fence.” “This project is for comparing three insurance options before renewal.” “This project is for organizing the documents and questions I need for a meeting.”</w:t>
      </w:r>
    </w:p>
    <w:p w14:paraId="01B588D7" w14:textId="77777777" w:rsidR="003515BF" w:rsidRDefault="00000000">
      <w:r>
        <w:t>When the purpose changes, treat that as a scope change instead of silently stretching the old statement.</w:t>
      </w:r>
    </w:p>
    <w:p w14:paraId="2C4F4B57" w14:textId="77777777" w:rsidR="003515BF" w:rsidRDefault="00000000">
      <w:pPr>
        <w:pStyle w:val="Callout"/>
      </w:pPr>
      <w:r>
        <w:t>PERSONAL EXAMPLE: A project that began as “compare repair estimates” becomes “manage the repair.” Update the purpose because scheduling, payments, and completion verification were not part of the original comparison task.</w:t>
      </w:r>
    </w:p>
    <w:p w14:paraId="790A1B07" w14:textId="77777777" w:rsidR="003515BF" w:rsidRDefault="00000000">
      <w:pPr>
        <w:pStyle w:val="Callout"/>
      </w:pPr>
      <w:r>
        <w:t>COMMON MISTAKE: Using a purpose such as “help me with my house.” It is too broad to control sources or next actions.</w:t>
      </w:r>
    </w:p>
    <w:p w14:paraId="13BBC4E5" w14:textId="77777777" w:rsidR="003515BF" w:rsidRDefault="00000000">
      <w:pPr>
        <w:pStyle w:val="Callout"/>
      </w:pPr>
      <w:r>
        <w:t>TIP AND TRICK: If you cannot tell when the project would be finished, the purpose is probably too vague.</w:t>
      </w:r>
    </w:p>
    <w:p w14:paraId="257D47A8" w14:textId="77777777" w:rsidR="003515BF" w:rsidRDefault="00000000">
      <w:pPr>
        <w:pStyle w:val="Heading2"/>
      </w:pPr>
      <w:r>
        <w:rPr>
          <w:color w:val="0000FF"/>
        </w:rPr>
        <w:t>2.6  Define Role and Scope</w:t>
      </w:r>
    </w:p>
    <w:p w14:paraId="5232AFED" w14:textId="77777777" w:rsidR="003515BF" w:rsidRDefault="00000000">
      <w:pPr>
        <w:pStyle w:val="MainIdea"/>
      </w:pPr>
      <w:r>
        <w:t>“</w:t>
      </w:r>
      <w:r>
        <w:rPr>
          <w:b/>
        </w:rPr>
        <w:t>Main Idea:</w:t>
      </w:r>
      <w:r>
        <w:t xml:space="preserve"> Give the assistant a job that supports your decision, and keep action authority separate from analysis authority.”</w:t>
      </w:r>
    </w:p>
    <w:p w14:paraId="7D940444" w14:textId="77777777" w:rsidR="003515BF" w:rsidRDefault="00000000">
      <w:r>
        <w:t>Useful personal roles include researcher, organizer, comparison assistant, document reviewer, drafter, planner, or second set of eyes. These labels matter because they define what kind of help you want without pretending the assistant has human responsibility.</w:t>
      </w:r>
    </w:p>
    <w:p w14:paraId="3274977F" w14:textId="77777777" w:rsidR="003515BF" w:rsidRDefault="00000000">
      <w:r>
        <w:t>Scope should identify both the subject and the action boundary. “Compare these quotes” is narrower than “manage this repair.” “Draft the message” is narrower than “contact the company.” If a connected tool could send, buy, book, delete, or publish, state whether those actions are excluded.</w:t>
      </w:r>
    </w:p>
    <w:p w14:paraId="3DE4A11A" w14:textId="77777777" w:rsidR="003515BF" w:rsidRDefault="00000000">
      <w:r>
        <w:t>For family or shared decisions, define whose preferences are known and whose are not. The assistant should not silently treat one person’s priorities as everyone’s.</w:t>
      </w:r>
    </w:p>
    <w:p w14:paraId="0705449B" w14:textId="77777777" w:rsidR="003515BF" w:rsidRDefault="00000000">
      <w:pPr>
        <w:pStyle w:val="Callout"/>
      </w:pPr>
      <w:r>
        <w:lastRenderedPageBreak/>
        <w:t>PERSONAL EXAMPLE: “Your role is to compare these three used vehicles against the criteria I provide. Do not contact sellers, negotiate, or recommend a purchase until I ask.”</w:t>
      </w:r>
    </w:p>
    <w:p w14:paraId="70259FD5" w14:textId="77777777" w:rsidR="003515BF" w:rsidRDefault="00000000">
      <w:pPr>
        <w:pStyle w:val="Callout"/>
      </w:pPr>
      <w:r>
        <w:t>COMMON MISTAKE: Giving the assistant an inflated role such as “be my financial adviser” when what you need is comparison, explanation, or organization.</w:t>
      </w:r>
    </w:p>
    <w:p w14:paraId="6E71B10D" w14:textId="77777777" w:rsidR="003515BF" w:rsidRDefault="00000000">
      <w:pPr>
        <w:pStyle w:val="Callout"/>
      </w:pPr>
      <w:r>
        <w:t>TIP AND TRICK: Describe the task the assistant can actually perform, then reserve consequential authority for the human user.</w:t>
      </w:r>
    </w:p>
    <w:p w14:paraId="1AA23789" w14:textId="77777777" w:rsidR="003515BF" w:rsidRDefault="00000000">
      <w:pPr>
        <w:pStyle w:val="Heading1"/>
      </w:pPr>
      <w:r>
        <w:rPr>
          <w:color w:val="0000FF"/>
        </w:rPr>
        <w:t>PART III — ADD CONTROL WHEN THE PROBLEM APPEARS</w:t>
      </w:r>
    </w:p>
    <w:p w14:paraId="5C394754" w14:textId="77777777" w:rsidR="003515BF" w:rsidRDefault="00000000">
      <w:pPr>
        <w:pStyle w:val="MainIdea"/>
      </w:pPr>
      <w:r>
        <w:t>“</w:t>
      </w:r>
      <w:r>
        <w:rPr>
          <w:b/>
        </w:rPr>
        <w:t>Main Idea:</w:t>
      </w:r>
      <w:r>
        <w:t xml:space="preserve"> Use controls as targeted responses to recurring personal failure modes: misunderstanding, premature action, missing factors, excess detail, and stale state.”</w:t>
      </w:r>
    </w:p>
    <w:p w14:paraId="1C724313" w14:textId="77777777" w:rsidR="003515BF" w:rsidRDefault="00000000">
      <w:r>
        <w:t>Daily use creates a temptation to skip controls because the assistant feels familiar. Volume 2 applies the opposite rule: familiarity can reduce ceremony for low-risk work, but consequential tasks still deserve the checks that protect scope, evidence, and authorization.</w:t>
      </w:r>
    </w:p>
    <w:p w14:paraId="6683F668" w14:textId="77777777" w:rsidR="003515BF" w:rsidRDefault="00000000">
      <w:r>
        <w:t>The point is not to ask for reflection, approval, iteration, and verification mechanically. Use the control that addresses the actual risk in the current task.</w:t>
      </w:r>
    </w:p>
    <w:p w14:paraId="6F90F10F" w14:textId="77777777" w:rsidR="003515BF" w:rsidRDefault="00000000">
      <w:pPr>
        <w:pStyle w:val="Callout"/>
      </w:pPr>
      <w:r>
        <w:t>PERSONAL EXAMPLE: A quick recipe conversion may need no formal gate. A nonrefundable booking, a message sent to a third party, or a major purchase comparison deserves explicit scope and verification before action.</w:t>
      </w:r>
    </w:p>
    <w:p w14:paraId="267CC144" w14:textId="77777777" w:rsidR="003515BF" w:rsidRDefault="00000000">
      <w:pPr>
        <w:pStyle w:val="Callout"/>
      </w:pPr>
      <w:r>
        <w:t>COMMON MISTAKE: Using the same casual workflow for every task simply because it worked on earlier low-risk questions.</w:t>
      </w:r>
    </w:p>
    <w:p w14:paraId="1B0F0813" w14:textId="77777777" w:rsidR="003515BF" w:rsidRDefault="00000000">
      <w:pPr>
        <w:pStyle w:val="Callout"/>
      </w:pPr>
      <w:r>
        <w:t>TIP AND TRICK: Increase control when the cost of a wrong assumption increases.</w:t>
      </w:r>
    </w:p>
    <w:p w14:paraId="2AB5877D" w14:textId="77777777" w:rsidR="003515BF" w:rsidRDefault="00000000">
      <w:pPr>
        <w:pStyle w:val="Heading2"/>
      </w:pPr>
      <w:r>
        <w:rPr>
          <w:color w:val="0000FF"/>
        </w:rPr>
        <w:t>3.1  Use Reflection Before Execution</w:t>
      </w:r>
    </w:p>
    <w:p w14:paraId="111B7DEF" w14:textId="77777777" w:rsidR="003515BF" w:rsidRDefault="00000000">
      <w:pPr>
        <w:pStyle w:val="MainIdea"/>
      </w:pPr>
      <w:r>
        <w:t>“</w:t>
      </w:r>
      <w:r>
        <w:rPr>
          <w:b/>
        </w:rPr>
        <w:t>Main Idea:</w:t>
      </w:r>
      <w:r>
        <w:t xml:space="preserve"> Use reflection before personal work where the wrong interpretation would waste money, expose information, damage a relationship, or create hard-to-reverse action.”</w:t>
      </w:r>
    </w:p>
    <w:p w14:paraId="66BB0427" w14:textId="77777777" w:rsidR="003515BF" w:rsidRDefault="00000000">
      <w:r>
        <w:t>Reflection is especially useful when personal instructions contain unstated history or emotional shorthand. The assistant should reconstruct the actual task, scope, exclusions, and desired output rather than merely echoing your words.</w:t>
      </w:r>
    </w:p>
    <w:p w14:paraId="2F9B2D34" w14:textId="77777777" w:rsidR="003515BF" w:rsidRDefault="00000000">
      <w:r>
        <w:t>For decisions, reflection can also state what is not being decided yet. That protects the difference between understanding options, narrowing options, recommending, and acting.</w:t>
      </w:r>
    </w:p>
    <w:p w14:paraId="6F21DFFB" w14:textId="77777777" w:rsidR="003515BF" w:rsidRDefault="00000000">
      <w:r>
        <w:t>If the reflected interpretation includes an assumption you did not authorize, correct it before the assistant builds later work on top of it.</w:t>
      </w:r>
    </w:p>
    <w:p w14:paraId="019A93F4" w14:textId="77777777" w:rsidR="003515BF" w:rsidRDefault="00000000">
      <w:pPr>
        <w:pStyle w:val="Callout"/>
      </w:pPr>
      <w:r>
        <w:t>PERSONAL EXAMPLE: You ask for help responding to a difficult service dispute. Before drafting, have the assistant reflect whether you want a factual timeline, a negotiation strategy, a draft letter, or all three. Those are different tasks.</w:t>
      </w:r>
    </w:p>
    <w:p w14:paraId="222A9D2F" w14:textId="77777777" w:rsidR="003515BF" w:rsidRDefault="00000000">
      <w:pPr>
        <w:pStyle w:val="Callout"/>
      </w:pPr>
      <w:r>
        <w:t>COMMON MISTAKE: Treating a good-sounding reflection as proof that the assistant has the right source files or current facts.</w:t>
      </w:r>
    </w:p>
    <w:p w14:paraId="57DCC7A0" w14:textId="77777777" w:rsidR="003515BF" w:rsidRDefault="00000000">
      <w:pPr>
        <w:pStyle w:val="Callout"/>
      </w:pPr>
      <w:r>
        <w:lastRenderedPageBreak/>
        <w:t>TIP AND TRICK: In consequential work, reflect both intent and the source set: what should be used and what should not.</w:t>
      </w:r>
    </w:p>
    <w:p w14:paraId="4BE32944" w14:textId="77777777" w:rsidR="003515BF" w:rsidRDefault="00000000">
      <w:pPr>
        <w:pStyle w:val="Heading2"/>
      </w:pPr>
      <w:r>
        <w:rPr>
          <w:color w:val="0000FF"/>
        </w:rPr>
        <w:t>3.2  Approve, Then Proceed</w:t>
      </w:r>
    </w:p>
    <w:p w14:paraId="64B2F9A8" w14:textId="77777777" w:rsidR="003515BF" w:rsidRDefault="00000000">
      <w:pPr>
        <w:pStyle w:val="MainIdea"/>
      </w:pPr>
      <w:r>
        <w:t>“</w:t>
      </w:r>
      <w:r>
        <w:rPr>
          <w:b/>
        </w:rPr>
        <w:t>Main Idea:</w:t>
      </w:r>
      <w:r>
        <w:t xml:space="preserve"> Use approval to separate thinking from authorization when personal work can trigger a consequential next step.”</w:t>
      </w:r>
    </w:p>
    <w:p w14:paraId="412087B6" w14:textId="77777777" w:rsidR="003515BF" w:rsidRDefault="00000000">
      <w:r>
        <w:t>The approval boundary becomes more important when tools can create files, change calendars, send messages, place orders, or otherwise move beyond analysis. Discussion can explore freely; approval marks the point where the user accepts a defined scope.</w:t>
      </w:r>
    </w:p>
    <w:p w14:paraId="18031741" w14:textId="77777777" w:rsidR="003515BF" w:rsidRDefault="00000000">
      <w:r>
        <w:t>For ordinary drafting, “Approved; proceed to draft” may be enough. For a sensitive action, make the target explicit in the approval message so the assistant cannot infer a broader permission.</w:t>
      </w:r>
    </w:p>
    <w:p w14:paraId="499FCCB0" w14:textId="77777777" w:rsidR="003515BF" w:rsidRDefault="00000000">
      <w:pPr>
        <w:pStyle w:val="Callout"/>
      </w:pPr>
      <w:r>
        <w:t>PERSONAL EXAMPLE: After reviewing a reflected itinerary, say “Approved; proceed to create the itinerary document only. Do not book anything.”</w:t>
      </w:r>
    </w:p>
    <w:p w14:paraId="127C5EFF" w14:textId="77777777" w:rsidR="003515BF" w:rsidRDefault="00000000">
      <w:pPr>
        <w:pStyle w:val="Callout"/>
      </w:pPr>
      <w:r>
        <w:t>COMMON MISTAKE: Approving a plan and assuming that approval also authorizes any later action associated with the plan.</w:t>
      </w:r>
    </w:p>
    <w:p w14:paraId="4855150F" w14:textId="77777777" w:rsidR="003515BF" w:rsidRDefault="00000000">
      <w:pPr>
        <w:pStyle w:val="Callout"/>
      </w:pPr>
      <w:r>
        <w:t>TIP AND TRICK: Put the authorized next action in the same sentence as “Proceed” when the boundary matters.</w:t>
      </w:r>
    </w:p>
    <w:p w14:paraId="0315B1AD" w14:textId="77777777" w:rsidR="003515BF" w:rsidRDefault="00000000">
      <w:pPr>
        <w:pStyle w:val="Heading2"/>
      </w:pPr>
      <w:r>
        <w:rPr>
          <w:color w:val="0000FF"/>
        </w:rPr>
        <w:t>3.3  Work in Stages</w:t>
      </w:r>
    </w:p>
    <w:p w14:paraId="724DE96D" w14:textId="77777777" w:rsidR="003515BF" w:rsidRDefault="00000000">
      <w:pPr>
        <w:pStyle w:val="MainIdea"/>
      </w:pPr>
      <w:r>
        <w:t>“</w:t>
      </w:r>
      <w:r>
        <w:rPr>
          <w:b/>
        </w:rPr>
        <w:t>Main Idea:</w:t>
      </w:r>
      <w:r>
        <w:t xml:space="preserve"> Break larger personal projects into decision-sized stages so you can correct the current layer before later work depends on it.”</w:t>
      </w:r>
    </w:p>
    <w:p w14:paraId="3200E18D" w14:textId="77777777" w:rsidR="003515BF" w:rsidRDefault="00000000">
      <w:r>
        <w:t>A useful Daily / Personal sequence is: EXPLORE the problem, NARROW the relevant options, COMPARE the finalists, DECIDE, PREPARE the action, and VERIFY the result. Not every project needs all six stages, but the sequence prevents early speculation from hardening into a final plan.</w:t>
      </w:r>
    </w:p>
    <w:p w14:paraId="66D9BECE" w14:textId="77777777" w:rsidR="003515BF" w:rsidRDefault="00000000">
      <w:r>
        <w:t>Each stage should produce something you can inspect: a question list, a shortlist, a comparison table, a decision note, a draft artifact, or verification evidence.</w:t>
      </w:r>
    </w:p>
    <w:p w14:paraId="4A79C3D8" w14:textId="77777777" w:rsidR="003515BF" w:rsidRDefault="00000000">
      <w:r>
        <w:t>When a stage fails, correct that stage instead of carrying the defect forward.</w:t>
      </w:r>
    </w:p>
    <w:p w14:paraId="3C5B1B99" w14:textId="77777777" w:rsidR="003515BF" w:rsidRDefault="00000000">
      <w:pPr>
        <w:pStyle w:val="Callout"/>
      </w:pPr>
      <w:r>
        <w:t>PERSONAL EXAMPLE: For a large purchase, first define needs and budget. Next create a shortlist. Then compare current verified details. Only after that decide and prepare the purchase checklist.</w:t>
      </w:r>
    </w:p>
    <w:p w14:paraId="0E3E862A" w14:textId="77777777" w:rsidR="003515BF" w:rsidRDefault="00000000">
      <w:pPr>
        <w:pStyle w:val="Callout"/>
      </w:pPr>
      <w:r>
        <w:t>COMMON MISTAKE: Researching, deciding, and purchasing in one long prompt. The assistant can move from weak assumptions to action before you see where the reasoning changed.</w:t>
      </w:r>
    </w:p>
    <w:p w14:paraId="0FADBAF9" w14:textId="77777777" w:rsidR="003515BF" w:rsidRDefault="00000000">
      <w:pPr>
        <w:pStyle w:val="Callout"/>
      </w:pPr>
      <w:r>
        <w:t>TIP AND TRICK: Make the output of each stage reviewable in one screen or one artifact whenever possible.</w:t>
      </w:r>
    </w:p>
    <w:p w14:paraId="16EAA166" w14:textId="77777777" w:rsidR="003515BF" w:rsidRDefault="00000000">
      <w:pPr>
        <w:pStyle w:val="Heading2"/>
      </w:pPr>
      <w:r>
        <w:rPr>
          <w:color w:val="0000FF"/>
        </w:rPr>
        <w:t>3.4  Ask What Has Not Been Considered</w:t>
      </w:r>
    </w:p>
    <w:p w14:paraId="423E8FB6" w14:textId="77777777" w:rsidR="003515BF" w:rsidRDefault="00000000">
      <w:pPr>
        <w:pStyle w:val="MainIdea"/>
      </w:pPr>
      <w:r>
        <w:t>“</w:t>
      </w:r>
      <w:r>
        <w:rPr>
          <w:b/>
        </w:rPr>
        <w:t>Main Idea:</w:t>
      </w:r>
      <w:r>
        <w:t xml:space="preserve"> Use omission checks to expose the practical costs and dependencies that ordinary personal plans often leave implicit.”</w:t>
      </w:r>
    </w:p>
    <w:p w14:paraId="751C01CB" w14:textId="77777777" w:rsidR="003515BF" w:rsidRDefault="00000000">
      <w:r>
        <w:lastRenderedPageBreak/>
        <w:t>For personal work, common omission categories include total cost, ongoing maintenance, time, cancellation or return rules, physical constraints, other people affected, privacy, required tools, lead times, backup options, and how to undo a bad decision.</w:t>
      </w:r>
    </w:p>
    <w:p w14:paraId="4E7DD04A" w14:textId="77777777" w:rsidR="003515BF" w:rsidRDefault="00000000">
      <w:r>
        <w:t>Do not ask for unlimited brainstorming. Ask for material omissions that could change the outcome. Then decide which ones deserve attention and close the review when the remaining items are merely optional refinements.</w:t>
      </w:r>
    </w:p>
    <w:p w14:paraId="4BAC975A" w14:textId="77777777" w:rsidR="003515BF" w:rsidRDefault="00000000">
      <w:pPr>
        <w:pStyle w:val="Callout"/>
      </w:pPr>
      <w:r>
        <w:t>PERSONAL EXAMPLE: Before choosing a storage unit, ask what has not been considered. Insurance requirements, access hours, climate control, cancellation terms, travel distance, and lock rules may matter more than the advertised monthly rate.</w:t>
      </w:r>
    </w:p>
    <w:p w14:paraId="373723D3" w14:textId="77777777" w:rsidR="003515BF" w:rsidRDefault="00000000">
      <w:pPr>
        <w:pStyle w:val="Callout"/>
      </w:pPr>
      <w:r>
        <w:t>COMMON MISTAKE: Treating every possible edge case as a blocker. Omission review is for material issues, not infinite completeness.</w:t>
      </w:r>
    </w:p>
    <w:p w14:paraId="59661E1B" w14:textId="77777777" w:rsidR="003515BF" w:rsidRDefault="00000000">
      <w:pPr>
        <w:pStyle w:val="Callout"/>
      </w:pPr>
      <w:r>
        <w:t>TIP AND TRICK: Ask “Which missing factor could realistically reverse this decision?” when the omission list is too long.</w:t>
      </w:r>
    </w:p>
    <w:p w14:paraId="3D9DE473" w14:textId="77777777" w:rsidR="003515BF" w:rsidRDefault="00000000">
      <w:pPr>
        <w:pStyle w:val="Heading2"/>
      </w:pPr>
      <w:r>
        <w:rPr>
          <w:color w:val="0000FF"/>
        </w:rPr>
        <w:t>3.5  Iterate Until Diminishing Returns</w:t>
      </w:r>
    </w:p>
    <w:p w14:paraId="6D51E62B" w14:textId="77777777" w:rsidR="003515BF" w:rsidRDefault="00000000">
      <w:pPr>
        <w:pStyle w:val="MainIdea"/>
      </w:pPr>
      <w:r>
        <w:t>“</w:t>
      </w:r>
      <w:r>
        <w:rPr>
          <w:b/>
        </w:rPr>
        <w:t>Main Idea:</w:t>
      </w:r>
      <w:r>
        <w:t xml:space="preserve"> Iterate personal work only while another pass improves accuracy, completeness, usability, or decision quality.”</w:t>
      </w:r>
    </w:p>
    <w:p w14:paraId="79F7EA04" w14:textId="77777777" w:rsidR="003515BF" w:rsidRDefault="00000000">
      <w:r>
        <w:t>Useful personal artifacts often benefit from more than one pass: an itinerary, household checklist, comparison, complaint letter, plan, or instructions for a recurring task. The first pass gets the structure down; later passes should have specific review purposes.</w:t>
      </w:r>
    </w:p>
    <w:p w14:paraId="36D998F5" w14:textId="77777777" w:rsidR="003515BF" w:rsidRDefault="00000000">
      <w:r>
        <w:t>A good sequence is content pass, omission pass, usability pass, then stop if the next pass would only change wording preference. Do not let the assistant “improve” a document indefinitely; repeated rewriting can remove details that were already correct.</w:t>
      </w:r>
    </w:p>
    <w:p w14:paraId="54CDD26F" w14:textId="77777777" w:rsidR="003515BF" w:rsidRDefault="00000000">
      <w:pPr>
        <w:pStyle w:val="Callout"/>
      </w:pPr>
      <w:r>
        <w:t>PERSONAL EXAMPLE: A family emergency information sheet may need one pass for completeness, a second for clarity, and a third that finds no material gap. Stop there.</w:t>
      </w:r>
    </w:p>
    <w:p w14:paraId="770EC795" w14:textId="77777777" w:rsidR="003515BF" w:rsidRDefault="00000000">
      <w:pPr>
        <w:pStyle w:val="Callout"/>
      </w:pPr>
      <w:r>
        <w:t>COMMON MISTAKE: Interpreting iteration as permission to keep rewriting the whole artifact. Review should preserve approved content unless a defect requires change.</w:t>
      </w:r>
    </w:p>
    <w:p w14:paraId="0D0BA87A" w14:textId="77777777" w:rsidR="003515BF" w:rsidRDefault="00000000">
      <w:pPr>
        <w:pStyle w:val="Callout"/>
      </w:pPr>
      <w:r>
        <w:t>TIP AND TRICK: For important artifacts, ask what materially changed on each pass and stop when the answer is “nothing important.”</w:t>
      </w:r>
    </w:p>
    <w:p w14:paraId="134B01DA" w14:textId="77777777" w:rsidR="003515BF" w:rsidRDefault="00000000">
      <w:pPr>
        <w:pStyle w:val="Heading2"/>
      </w:pPr>
      <w:r>
        <w:rPr>
          <w:color w:val="0000FF"/>
        </w:rPr>
        <w:t>3.6  Stop at the Point of Diminishing Returns</w:t>
      </w:r>
    </w:p>
    <w:p w14:paraId="3F92BE25" w14:textId="77777777" w:rsidR="003515BF" w:rsidRDefault="00000000">
      <w:pPr>
        <w:pStyle w:val="MainIdea"/>
      </w:pPr>
      <w:r>
        <w:t>“</w:t>
      </w:r>
      <w:r>
        <w:rPr>
          <w:b/>
        </w:rPr>
        <w:t>Main Idea:</w:t>
      </w:r>
      <w:r>
        <w:t xml:space="preserve"> Recognize when more AI discussion is delaying a personal decision rather than improving it.”</w:t>
      </w:r>
    </w:p>
    <w:p w14:paraId="7B9562E3" w14:textId="77777777" w:rsidR="003515BF" w:rsidRDefault="00000000">
      <w:r>
        <w:t>AI makes it cheap to generate another comparison, another angle, another list, or another version. That can create the illusion that more analysis always reduces uncertainty. In many personal decisions, some uncertainty is irreducible and the remaining choice depends on preference or risk tolerance.</w:t>
      </w:r>
    </w:p>
    <w:p w14:paraId="2CFF8950" w14:textId="77777777" w:rsidR="003515BF" w:rsidRDefault="00000000">
      <w:r>
        <w:t>Define a stopping condition before deep research when possible: enough evidence to eliminate unacceptable options, a clear top choice within your criteria, or no new material issue after the latest review.</w:t>
      </w:r>
    </w:p>
    <w:p w14:paraId="62439CCD" w14:textId="77777777" w:rsidR="003515BF" w:rsidRDefault="00000000">
      <w:pPr>
        <w:pStyle w:val="Callout"/>
      </w:pPr>
      <w:r>
        <w:lastRenderedPageBreak/>
        <w:t>PERSONAL EXAMPLE: After comparing three contractors, you have verified scope, price, schedule, insurance, and references. Another stylistic comparison of their proposals is unlikely to improve the decision.</w:t>
      </w:r>
    </w:p>
    <w:p w14:paraId="56E33D09" w14:textId="77777777" w:rsidR="003515BF" w:rsidRDefault="00000000">
      <w:pPr>
        <w:pStyle w:val="Callout"/>
      </w:pPr>
      <w:r>
        <w:t>COMMON MISTAKE: Continuing because a definitive answer feels psychologically safer even when the remaining difference is personal preference.</w:t>
      </w:r>
    </w:p>
    <w:p w14:paraId="66A976EE" w14:textId="77777777" w:rsidR="003515BF" w:rsidRDefault="00000000">
      <w:pPr>
        <w:pStyle w:val="Callout"/>
      </w:pPr>
      <w:r>
        <w:t>TIP AND TRICK: When new passes stop changing the decision, stop analyzing and decide.</w:t>
      </w:r>
    </w:p>
    <w:p w14:paraId="0E44818C" w14:textId="77777777" w:rsidR="003515BF" w:rsidRDefault="00000000">
      <w:pPr>
        <w:pStyle w:val="Heading2"/>
      </w:pPr>
      <w:r>
        <w:rPr>
          <w:color w:val="0000FF"/>
        </w:rPr>
        <w:t>3.7  Preserve One Clear User Path</w:t>
      </w:r>
    </w:p>
    <w:p w14:paraId="752A9FB6" w14:textId="77777777" w:rsidR="003515BF" w:rsidRDefault="00000000">
      <w:pPr>
        <w:pStyle w:val="MainIdea"/>
      </w:pPr>
      <w:r>
        <w:t>“</w:t>
      </w:r>
      <w:r>
        <w:rPr>
          <w:b/>
        </w:rPr>
        <w:t>Main Idea:</w:t>
      </w:r>
      <w:r>
        <w:t xml:space="preserve"> Ask for one usable next path while keeping value-dependent tradeoffs visible.”</w:t>
      </w:r>
    </w:p>
    <w:p w14:paraId="7F3E10BC" w14:textId="77777777" w:rsidR="003515BF" w:rsidRDefault="00000000">
      <w:r>
        <w:t>A Daily / Personal user often needs help acting, not another catalog of possibilities. When the evidence supports one path, ask the assistant to recommend the clearest next sequence and state the one limitation that could block it.</w:t>
      </w:r>
    </w:p>
    <w:p w14:paraId="0B14F3D0" w14:textId="77777777" w:rsidR="003515BF" w:rsidRDefault="00000000">
      <w:r>
        <w:t>When no single path is objectively best, require the assistant to say what preference determines the fork. That is better than presenting five technical options or pretending one preference is universal.</w:t>
      </w:r>
    </w:p>
    <w:p w14:paraId="3DDA1B40" w14:textId="77777777" w:rsidR="003515BF" w:rsidRDefault="00000000">
      <w:pPr>
        <w:pStyle w:val="Callout"/>
      </w:pPr>
      <w:r>
        <w:t>PERSONAL EXAMPLE: For organizing a set of digital photos, ask for one recommended folder and backup workflow based on your actual devices and storage rather than several competing systems.</w:t>
      </w:r>
    </w:p>
    <w:p w14:paraId="735431ED" w14:textId="77777777" w:rsidR="003515BF" w:rsidRDefault="00000000">
      <w:pPr>
        <w:pStyle w:val="Callout"/>
      </w:pPr>
      <w:r>
        <w:t>COMMON MISTAKE: Mistaking “one clear path” for “one unquestionable answer.” The model should still expose a material uncertainty that could change the path.</w:t>
      </w:r>
    </w:p>
    <w:p w14:paraId="000C3C79" w14:textId="77777777" w:rsidR="003515BF" w:rsidRDefault="00000000">
      <w:pPr>
        <w:pStyle w:val="Callout"/>
      </w:pPr>
      <w:r>
        <w:t>TIP AND TRICK: Use “Give me one recommended path and tell me the one fact that would make you change it.”</w:t>
      </w:r>
    </w:p>
    <w:p w14:paraId="7078ACAB" w14:textId="77777777" w:rsidR="003515BF" w:rsidRDefault="00000000">
      <w:pPr>
        <w:pStyle w:val="Heading2"/>
      </w:pPr>
      <w:r>
        <w:rPr>
          <w:color w:val="0000FF"/>
        </w:rPr>
        <w:t>3.8  Correct Excess Detail Immediately</w:t>
      </w:r>
    </w:p>
    <w:p w14:paraId="60851D99" w14:textId="77777777" w:rsidR="003515BF" w:rsidRDefault="00000000">
      <w:pPr>
        <w:pStyle w:val="MainIdea"/>
      </w:pPr>
      <w:r>
        <w:t>“</w:t>
      </w:r>
      <w:r>
        <w:rPr>
          <w:b/>
        </w:rPr>
        <w:t>Main Idea:</w:t>
      </w:r>
      <w:r>
        <w:t xml:space="preserve"> Create personal response limits that protect attention as well as context.”</w:t>
      </w:r>
    </w:p>
    <w:p w14:paraId="6DCD5969" w14:textId="77777777" w:rsidR="003515BF" w:rsidRDefault="00000000">
      <w:r>
        <w:t>Daily use can become tiring when every question produces a mini-report. Concision is not merely a style preference; it helps you see the actual decision, reduces scrolling, and leaves more working context for the parts of a long session that matter.</w:t>
      </w:r>
    </w:p>
    <w:p w14:paraId="79EC0162" w14:textId="77777777" w:rsidR="003515BF" w:rsidRDefault="00000000">
      <w:r>
        <w:t>Useful personal limits include “three bullets,” “one paragraph,” “top three differences,” “one next step,” or “answer only the question.” Expand only when the shorter answer reveals a reason to go deeper.</w:t>
      </w:r>
    </w:p>
    <w:p w14:paraId="6DFE10B3" w14:textId="77777777" w:rsidR="003515BF" w:rsidRDefault="00000000">
      <w:pPr>
        <w:pStyle w:val="Callout"/>
      </w:pPr>
      <w:r>
        <w:t>PERSONAL EXAMPLE: You ask whether two appliance dimensions fit an opening. The useful answer is the fit result, required clearance, and any measurement uncertainty — not a general history of appliance sizing.</w:t>
      </w:r>
    </w:p>
    <w:p w14:paraId="46D385DC" w14:textId="77777777" w:rsidR="003515BF" w:rsidRDefault="00000000">
      <w:pPr>
        <w:pStyle w:val="Callout"/>
      </w:pPr>
      <w:r>
        <w:t>COMMON MISTAKE: Keeping verbose answers because they look thorough even when the important condition is buried.</w:t>
      </w:r>
    </w:p>
    <w:p w14:paraId="3BC312E0" w14:textId="77777777" w:rsidR="003515BF" w:rsidRDefault="00000000">
      <w:pPr>
        <w:pStyle w:val="Callout"/>
      </w:pPr>
      <w:r>
        <w:t>TIP AND TRICK: Set the output limit in the request when you already know how much information you need.</w:t>
      </w:r>
    </w:p>
    <w:p w14:paraId="45B7FFEE" w14:textId="77777777" w:rsidR="003515BF" w:rsidRDefault="00000000">
      <w:pPr>
        <w:pStyle w:val="Heading2"/>
      </w:pPr>
      <w:r>
        <w:rPr>
          <w:color w:val="0000FF"/>
        </w:rPr>
        <w:lastRenderedPageBreak/>
        <w:t>3.9  Match the Amount of Control to the Size and Risk of the Task</w:t>
      </w:r>
    </w:p>
    <w:p w14:paraId="3EE21E29" w14:textId="77777777" w:rsidR="003515BF" w:rsidRDefault="00000000">
      <w:pPr>
        <w:pStyle w:val="MainIdea"/>
      </w:pPr>
      <w:r>
        <w:t>“</w:t>
      </w:r>
      <w:r>
        <w:rPr>
          <w:b/>
        </w:rPr>
        <w:t>Main Idea:</w:t>
      </w:r>
      <w:r>
        <w:t xml:space="preserve"> Scale controls to personal consequences, not merely to task length.”</w:t>
      </w:r>
    </w:p>
    <w:p w14:paraId="03ABD66D" w14:textId="77777777" w:rsidR="003515BF" w:rsidRDefault="00000000">
      <w:r>
        <w:t>A practical personal risk ladder is LOW: easy to reverse and low consequence, such as rewriting a note. MODERATE: time, money, privacy, or coordination matters, such as choosing a service plan or creating a household document. HIGH: the decision can create significant financial, legal, medical, safety, privacy, or relationship consequences, or cannot easily be undone.</w:t>
      </w:r>
    </w:p>
    <w:p w14:paraId="724DCAAB" w14:textId="77777777" w:rsidR="003515BF" w:rsidRDefault="00000000">
      <w:r>
        <w:t>Low-risk work usually needs a clear instruction and review. Moderate work benefits from scope, staged execution, and verification. High-risk work needs stronger source control, explicit assumptions, independent verification, and qualified human or professional judgment where appropriate.</w:t>
      </w:r>
    </w:p>
    <w:p w14:paraId="2D64EF5E" w14:textId="77777777" w:rsidR="003515BF" w:rsidRDefault="00000000">
      <w:r>
        <w:t>Do not confuse “personal” with “low stakes.” Many of the most consequential decisions a person makes are personal.</w:t>
      </w:r>
    </w:p>
    <w:p w14:paraId="143FBCB2" w14:textId="77777777" w:rsidR="003515BF" w:rsidRDefault="00000000">
      <w:pPr>
        <w:pStyle w:val="Callout"/>
      </w:pPr>
      <w:r>
        <w:t>PERSONAL EXAMPLE: Drafting a birthday message is low risk. Comparing a major repair estimate is moderate. Acting on a legal notice, medical instruction, or irreversible financial decision requires stronger verification and appropriate expert input.</w:t>
      </w:r>
    </w:p>
    <w:p w14:paraId="6C36C071" w14:textId="77777777" w:rsidR="003515BF" w:rsidRDefault="00000000">
      <w:pPr>
        <w:pStyle w:val="Callout"/>
      </w:pPr>
      <w:r>
        <w:t>COMMON MISTAKE: Using the same friendly conversational trust level across tasks whose consequences are radically different.</w:t>
      </w:r>
    </w:p>
    <w:p w14:paraId="0B81AFB5" w14:textId="77777777" w:rsidR="003515BF" w:rsidRDefault="00000000">
      <w:pPr>
        <w:pStyle w:val="Callout"/>
      </w:pPr>
      <w:r>
        <w:t>TIP AND TRICK: Ask “What happens if this answer is wrong?” and increase control in proportion to the consequence.</w:t>
      </w:r>
    </w:p>
    <w:p w14:paraId="093E6196" w14:textId="77777777" w:rsidR="003515BF" w:rsidRDefault="00000000">
      <w:pPr>
        <w:pStyle w:val="Heading2"/>
      </w:pPr>
      <w:r>
        <w:rPr>
          <w:color w:val="0000FF"/>
        </w:rPr>
        <w:t>3.10  Distinguish Material Ambiguity from Unnecessary Questions</w:t>
      </w:r>
    </w:p>
    <w:p w14:paraId="39327F20" w14:textId="77777777" w:rsidR="003515BF" w:rsidRDefault="00000000">
      <w:pPr>
        <w:pStyle w:val="MainIdea"/>
      </w:pPr>
      <w:r>
        <w:t>“</w:t>
      </w:r>
      <w:r>
        <w:rPr>
          <w:b/>
        </w:rPr>
        <w:t>Main Idea:</w:t>
      </w:r>
      <w:r>
        <w:t xml:space="preserve"> For personal work, identify the few missing preferences or facts that actually change the answer and avoid interrogation about the rest.”</w:t>
      </w:r>
    </w:p>
    <w:p w14:paraId="6143BAFA" w14:textId="77777777" w:rsidR="003515BF" w:rsidRDefault="00000000">
      <w:r>
        <w:t>Material personal ambiguities often include budget, deadline, location, number of people, hard constraints, ownership, current version, risk tolerance, and whether the user wants analysis, recommendation, drafting, or action. Missing details such as a decorative preference can often be left unchanged or marked with a placeholder.</w:t>
      </w:r>
    </w:p>
    <w:p w14:paraId="7E68E62D" w14:textId="77777777" w:rsidR="003515BF" w:rsidRDefault="00000000">
      <w:r>
        <w:t>A good assistant should not ask ten lifestyle questions when only one answer determines the path. It should also not guess the one fact that changes cost, safety, authority, or compatibility.</w:t>
      </w:r>
    </w:p>
    <w:p w14:paraId="195358FE" w14:textId="77777777" w:rsidR="003515BF" w:rsidRDefault="00000000">
      <w:pPr>
        <w:pStyle w:val="Callout"/>
      </w:pPr>
      <w:r>
        <w:t>PERSONAL EXAMPLE: A travel comparison cannot be meaningful without the actual dates if prices and availability are central. The color of the itinerary heading can wait.</w:t>
      </w:r>
    </w:p>
    <w:p w14:paraId="2D89B981" w14:textId="77777777" w:rsidR="003515BF" w:rsidRDefault="00000000">
      <w:pPr>
        <w:pStyle w:val="Callout"/>
      </w:pPr>
      <w:r>
        <w:t>COMMON MISTAKE: Asking broad preference surveys because personalization seems helpful. Questions are useful only when the answers change the work.</w:t>
      </w:r>
    </w:p>
    <w:p w14:paraId="179E4A4E" w14:textId="77777777" w:rsidR="003515BF" w:rsidRDefault="00000000">
      <w:pPr>
        <w:pStyle w:val="Callout"/>
      </w:pPr>
      <w:r>
        <w:t>TIP AND TRICK: Ask the smallest blocking question and proceed with visible bounded assumptions for harmless gaps.</w:t>
      </w:r>
    </w:p>
    <w:p w14:paraId="2E954DE8" w14:textId="77777777" w:rsidR="003515BF" w:rsidRDefault="00000000">
      <w:pPr>
        <w:pStyle w:val="Heading2"/>
      </w:pPr>
      <w:r>
        <w:rPr>
          <w:color w:val="0000FF"/>
        </w:rPr>
        <w:t>3.11  Reapprove Material Scope Changes</w:t>
      </w:r>
    </w:p>
    <w:p w14:paraId="30DA8045" w14:textId="77777777" w:rsidR="003515BF" w:rsidRDefault="00000000">
      <w:pPr>
        <w:pStyle w:val="MainIdea"/>
      </w:pPr>
      <w:r>
        <w:t>“</w:t>
      </w:r>
      <w:r>
        <w:rPr>
          <w:b/>
        </w:rPr>
        <w:t>Main Idea:</w:t>
      </w:r>
      <w:r>
        <w:t xml:space="preserve"> When a personal task crosses from analysis into action or acquires new people, money, data, or consequences, treat it as a new approval boundary.”</w:t>
      </w:r>
    </w:p>
    <w:p w14:paraId="49779961" w14:textId="77777777" w:rsidR="003515BF" w:rsidRDefault="00000000">
      <w:r>
        <w:lastRenderedPageBreak/>
        <w:t>Common personal scope jumps include research to purchase, comparison to booking, draft to send, organization to deletion, planning to scheduling, and reviewing a file to editing it. Each change grants the assistant a different kind of authority.</w:t>
      </w:r>
    </w:p>
    <w:p w14:paraId="0C43EE91" w14:textId="77777777" w:rsidR="003515BF" w:rsidRDefault="00000000">
      <w:r>
        <w:t>A new source can also change scope. If the work suddenly depends on a different contract, estimate, itinerary, or version, reflect the revised source and expected output before continuing.</w:t>
      </w:r>
    </w:p>
    <w:p w14:paraId="2523D95D" w14:textId="77777777" w:rsidR="003515BF" w:rsidRDefault="00000000">
      <w:pPr>
        <w:pStyle w:val="Callout"/>
      </w:pPr>
      <w:r>
        <w:t>PERSONAL EXAMPLE: You approve a comparison of hotel options. Later you decide you want to reserve one. Booking is a new action and requires a separate explicit instruction even if the comparison is already approved.</w:t>
      </w:r>
    </w:p>
    <w:p w14:paraId="6B569076" w14:textId="77777777" w:rsidR="003515BF" w:rsidRDefault="00000000">
      <w:pPr>
        <w:pStyle w:val="Callout"/>
      </w:pPr>
      <w:r>
        <w:t>COMMON MISTAKE: Assuming a prior approval travels automatically with every later step that seems logically related.</w:t>
      </w:r>
    </w:p>
    <w:p w14:paraId="72F0EA3D" w14:textId="77777777" w:rsidR="003515BF" w:rsidRDefault="00000000">
      <w:pPr>
        <w:pStyle w:val="Callout"/>
      </w:pPr>
      <w:r>
        <w:t>TIP AND TRICK: When a task changes verbs — compare to buy, draft to send, review to edit — check whether approval must be renewed.</w:t>
      </w:r>
    </w:p>
    <w:p w14:paraId="1F570B3E" w14:textId="77777777" w:rsidR="003515BF" w:rsidRDefault="00000000">
      <w:pPr>
        <w:pStyle w:val="Heading2"/>
      </w:pPr>
      <w:r>
        <w:rPr>
          <w:color w:val="0000FF"/>
        </w:rPr>
        <w:t>3.12  Keep Planning, Critique, Editing, and Execution Separate</w:t>
      </w:r>
    </w:p>
    <w:p w14:paraId="6956FE58" w14:textId="77777777" w:rsidR="003515BF" w:rsidRDefault="00000000">
      <w:pPr>
        <w:pStyle w:val="MainIdea"/>
      </w:pPr>
      <w:r>
        <w:t>“</w:t>
      </w:r>
      <w:r>
        <w:rPr>
          <w:b/>
        </w:rPr>
        <w:t>Main Idea:</w:t>
      </w:r>
      <w:r>
        <w:t xml:space="preserve"> Use phase labels to prevent ordinary personal discussion from silently becoming a change to a file, message, purchase, or plan.”</w:t>
      </w:r>
    </w:p>
    <w:p w14:paraId="49687858" w14:textId="77777777" w:rsidR="003515BF" w:rsidRDefault="00000000">
      <w:r>
        <w:t>The same personal topic can move through several phases. BRAINSTORMING creates possibilities. CRITIQUE evaluates them. PLANNING chooses a structure or path. EDITING changes an existing source. EXECUTION creates or applies the approved result. VERIFICATION checks what actually happened.</w:t>
      </w:r>
    </w:p>
    <w:p w14:paraId="47DDA3E8" w14:textId="77777777" w:rsidR="003515BF" w:rsidRDefault="00000000">
      <w:r>
        <w:t>Keeping those phases visible is especially helpful when the assistant has tools. A critique of a calendar should not change the calendar. Agreement with a suggested email should not send it. A review of a spreadsheet should not overwrite it.</w:t>
      </w:r>
    </w:p>
    <w:p w14:paraId="1CE5D041" w14:textId="77777777" w:rsidR="003515BF" w:rsidRDefault="00000000">
      <w:pPr>
        <w:pStyle w:val="Callout"/>
      </w:pPr>
      <w:r>
        <w:t>PERSONAL EXAMPLE: Ask the assistant to critique a household budget first. If you agree with the findings, separately authorize edits to a derivative copy of the spreadsheet.</w:t>
      </w:r>
    </w:p>
    <w:p w14:paraId="37730057" w14:textId="77777777" w:rsidR="003515BF" w:rsidRDefault="00000000">
      <w:pPr>
        <w:pStyle w:val="Callout"/>
      </w:pPr>
      <w:r>
        <w:t>COMMON MISTAKE: Saying “that makes sense” and allowing the conversation to drift into unrequested edits.</w:t>
      </w:r>
    </w:p>
    <w:p w14:paraId="51E0E252" w14:textId="77777777" w:rsidR="003515BF" w:rsidRDefault="00000000">
      <w:pPr>
        <w:pStyle w:val="Callout"/>
      </w:pPr>
      <w:r>
        <w:t>TIP AND TRICK: Name the current phase whenever the next action would create, alter, send, publish, book, buy, or delete something.</w:t>
      </w:r>
    </w:p>
    <w:p w14:paraId="3B574007" w14:textId="77777777" w:rsidR="003515BF" w:rsidRDefault="00000000">
      <w:pPr>
        <w:pStyle w:val="Heading1"/>
        <w:pageBreakBefore/>
      </w:pPr>
      <w:r>
        <w:rPr>
          <w:color w:val="0000FF"/>
        </w:rPr>
        <w:lastRenderedPageBreak/>
        <w:t>PART IV — CONTROL LANGUAGE</w:t>
      </w:r>
    </w:p>
    <w:p w14:paraId="1D401706" w14:textId="77777777" w:rsidR="003515BF" w:rsidRDefault="00000000">
      <w:pPr>
        <w:pStyle w:val="MainIdea"/>
      </w:pPr>
      <w:r>
        <w:t>“</w:t>
      </w:r>
      <w:r>
        <w:rPr>
          <w:b/>
        </w:rPr>
        <w:t>Main Idea:</w:t>
      </w:r>
      <w:r>
        <w:t xml:space="preserve"> Use a small command vocabulary to make repeated personal workflows faster, not more formal.”</w:t>
      </w:r>
    </w:p>
    <w:p w14:paraId="3EC009C9" w14:textId="77777777" w:rsidR="003515BF" w:rsidRDefault="00000000">
      <w:r>
        <w:t>The commands in Volume 1 become most useful when they are habitual. A Daily / Personal user does not need a large prompt library if a few short controls reliably distinguish reflection, approval, action, stopping, iteration, and response length.</w:t>
      </w:r>
    </w:p>
    <w:p w14:paraId="68443E3B" w14:textId="77777777" w:rsidR="003515BF" w:rsidRDefault="00000000">
      <w:r>
        <w:t>Keep the commands literal enough that you and the assistant can both tell when a stage has changed.</w:t>
      </w:r>
    </w:p>
    <w:p w14:paraId="1D1451F3" w14:textId="77777777" w:rsidR="003515BF" w:rsidRDefault="00000000">
      <w:pPr>
        <w:pStyle w:val="Callout"/>
      </w:pPr>
      <w:r>
        <w:t>PERSONAL EXAMPLE: “Reflect and stand by” before a difficult draft; “Approved; proceed to draft only” after review; “TMI. Three bullets.” when the answer expands; “NFAR” when the stage is complete.</w:t>
      </w:r>
    </w:p>
    <w:p w14:paraId="2F989C10" w14:textId="77777777" w:rsidR="003515BF" w:rsidRDefault="00000000">
      <w:pPr>
        <w:pStyle w:val="Callout"/>
      </w:pPr>
      <w:r>
        <w:t>COMMON MISTAKE: Inventing many overlapping commands that are harder to remember than ordinary plain English.</w:t>
      </w:r>
    </w:p>
    <w:p w14:paraId="0CA7E1EA" w14:textId="77777777" w:rsidR="003515BF" w:rsidRDefault="00000000">
      <w:pPr>
        <w:pStyle w:val="Callout"/>
      </w:pPr>
      <w:r>
        <w:t>TIP AND TRICK: Use the smallest vocabulary that consistently changes behavior the way you intend.</w:t>
      </w:r>
    </w:p>
    <w:p w14:paraId="1F928828" w14:textId="77777777" w:rsidR="003515BF" w:rsidRDefault="00000000">
      <w:pPr>
        <w:pStyle w:val="Heading2"/>
      </w:pPr>
      <w:r>
        <w:rPr>
          <w:color w:val="0000FF"/>
        </w:rPr>
        <w:t>4.1  Command Quick Reference</w:t>
      </w:r>
    </w:p>
    <w:p w14:paraId="537E1835" w14:textId="77777777" w:rsidR="003515BF" w:rsidRDefault="00000000">
      <w:pPr>
        <w:pStyle w:val="MainIdea"/>
      </w:pPr>
      <w:r>
        <w:t>“</w:t>
      </w:r>
      <w:r>
        <w:rPr>
          <w:b/>
        </w:rPr>
        <w:t>Main Idea:</w:t>
      </w:r>
      <w:r>
        <w:t xml:space="preserve"> Keep a compact personal command card where you actually use the assistant.”</w:t>
      </w:r>
    </w:p>
    <w:p w14:paraId="27739381" w14:textId="77777777" w:rsidR="003515BF" w:rsidRDefault="00000000">
      <w:r>
        <w:t>A Daily / Personal command card can fit on one note: REFLECT — restate intent and boundaries; APPROVED — accept the reflected scope; PROCEED — begin the approved action; ITERATE — improve materially until diminishing returns; NFAR — close the topic; STAND BY — wait; TMI — shorten the response.</w:t>
      </w:r>
    </w:p>
    <w:p w14:paraId="17EE8512" w14:textId="77777777" w:rsidR="003515BF" w:rsidRDefault="00000000">
      <w:r>
        <w:t>The purpose is speed. You should not have to remember a long prompting framework before asking for help.</w:t>
      </w:r>
    </w:p>
    <w:p w14:paraId="3473C8C6" w14:textId="77777777" w:rsidR="003515BF" w:rsidRDefault="00000000">
      <w:pPr>
        <w:pStyle w:val="Callout"/>
      </w:pPr>
      <w:r>
        <w:t>PERSONAL EXAMPLE: Pin the command card in the same project or notes folder where you keep recurring AI workflows.</w:t>
      </w:r>
    </w:p>
    <w:p w14:paraId="58EA2779" w14:textId="77777777" w:rsidR="003515BF" w:rsidRDefault="00000000">
      <w:pPr>
        <w:pStyle w:val="Callout"/>
      </w:pPr>
      <w:r>
        <w:t>COMMON MISTAKE: Treating the commands as magic words that replace a clear task. They control workflow; they do not supply missing facts or scope.</w:t>
      </w:r>
    </w:p>
    <w:p w14:paraId="29F93B1A" w14:textId="77777777" w:rsidR="003515BF" w:rsidRDefault="00000000">
      <w:pPr>
        <w:pStyle w:val="Callout"/>
      </w:pPr>
      <w:r>
        <w:t>TIP AND TRICK: Pair a control command with the exact object when needed: “Proceed to revise the checklist only.”</w:t>
      </w:r>
    </w:p>
    <w:p w14:paraId="595D2EBC" w14:textId="77777777" w:rsidR="003515BF" w:rsidRDefault="00000000">
      <w:pPr>
        <w:pStyle w:val="Heading2"/>
      </w:pPr>
      <w:r>
        <w:rPr>
          <w:color w:val="0000FF"/>
        </w:rPr>
        <w:t>4.2  Reflect</w:t>
      </w:r>
    </w:p>
    <w:p w14:paraId="66D6B76A" w14:textId="77777777" w:rsidR="003515BF" w:rsidRDefault="00000000">
      <w:pPr>
        <w:pStyle w:val="MainIdea"/>
      </w:pPr>
      <w:r>
        <w:t>“</w:t>
      </w:r>
      <w:r>
        <w:rPr>
          <w:b/>
        </w:rPr>
        <w:t>Main Idea:</w:t>
      </w:r>
      <w:r>
        <w:t xml:space="preserve"> Use Reflect as a personal error-detection tool whenever your intent contains history, unstated constraints, or consequences.”</w:t>
      </w:r>
    </w:p>
    <w:p w14:paraId="56474488" w14:textId="77777777" w:rsidR="003515BF" w:rsidRDefault="00000000">
      <w:r>
        <w:t>Reflection is useful even when you are not creating an artifact. Before a major comparison or decision, it can reveal that the assistant interpreted your priority, budget, deadline, or desired stage differently than you intended.</w:t>
      </w:r>
    </w:p>
    <w:p w14:paraId="071D0C3F" w14:textId="77777777" w:rsidR="003515BF" w:rsidRDefault="00000000">
      <w:r>
        <w:t>Ask for a reflection in the assistant’s own words so you can detect substituted goals rather than receiving a paraphrase that merely repeats your phrasing.</w:t>
      </w:r>
    </w:p>
    <w:p w14:paraId="006B8383" w14:textId="77777777" w:rsidR="003515BF" w:rsidRDefault="00000000">
      <w:pPr>
        <w:pStyle w:val="Callout"/>
      </w:pPr>
      <w:r>
        <w:lastRenderedPageBreak/>
        <w:t>PERSONAL EXAMPLE: “Reflect what I am trying to decide, which criteria I have already fixed, which facts are still unknown, and what you are not authorized to do.”</w:t>
      </w:r>
    </w:p>
    <w:p w14:paraId="37A0FC07" w14:textId="77777777" w:rsidR="003515BF" w:rsidRDefault="00000000">
      <w:pPr>
        <w:pStyle w:val="Callout"/>
      </w:pPr>
      <w:r>
        <w:t>COMMON MISTAKE: Correcting the output after the assistant has already built several steps on a misunderstood goal.</w:t>
      </w:r>
    </w:p>
    <w:p w14:paraId="35F15E4E" w14:textId="77777777" w:rsidR="003515BF" w:rsidRDefault="00000000">
      <w:pPr>
        <w:pStyle w:val="Callout"/>
      </w:pPr>
      <w:r>
        <w:t>TIP AND TRICK: Reflect early when a wrong assumption would be expensive to unwind.</w:t>
      </w:r>
    </w:p>
    <w:p w14:paraId="07BB9967" w14:textId="77777777" w:rsidR="003515BF" w:rsidRDefault="00000000">
      <w:pPr>
        <w:pStyle w:val="Heading2"/>
      </w:pPr>
      <w:r>
        <w:rPr>
          <w:color w:val="0000FF"/>
        </w:rPr>
        <w:t>4.3  Approved</w:t>
      </w:r>
    </w:p>
    <w:p w14:paraId="42F8A756" w14:textId="77777777" w:rsidR="003515BF" w:rsidRDefault="00000000">
      <w:pPr>
        <w:pStyle w:val="Callout"/>
      </w:pPr>
      <w:r>
        <w:t>No additional Daily / Personal expansion needed.</w:t>
      </w:r>
    </w:p>
    <w:p w14:paraId="58385A71" w14:textId="77777777" w:rsidR="003515BF" w:rsidRDefault="00000000">
      <w:pPr>
        <w:pStyle w:val="Heading2"/>
      </w:pPr>
      <w:r>
        <w:rPr>
          <w:color w:val="0000FF"/>
        </w:rPr>
        <w:t>4.4  Proceed</w:t>
      </w:r>
    </w:p>
    <w:p w14:paraId="04F296D8" w14:textId="77777777" w:rsidR="003515BF" w:rsidRDefault="00000000">
      <w:pPr>
        <w:pStyle w:val="Callout"/>
      </w:pPr>
      <w:r>
        <w:t>No additional Daily / Personal expansion needed.</w:t>
      </w:r>
    </w:p>
    <w:p w14:paraId="69917E42" w14:textId="77777777" w:rsidR="003515BF" w:rsidRDefault="00000000">
      <w:pPr>
        <w:pStyle w:val="Heading2"/>
      </w:pPr>
      <w:r>
        <w:rPr>
          <w:color w:val="0000FF"/>
        </w:rPr>
        <w:t>4.5  Iterate</w:t>
      </w:r>
    </w:p>
    <w:p w14:paraId="0DA5A71C" w14:textId="77777777" w:rsidR="003515BF" w:rsidRDefault="00000000">
      <w:pPr>
        <w:pStyle w:val="MainIdea"/>
      </w:pPr>
      <w:r>
        <w:t>“</w:t>
      </w:r>
      <w:r>
        <w:rPr>
          <w:b/>
        </w:rPr>
        <w:t>Main Idea:</w:t>
      </w:r>
      <w:r>
        <w:t xml:space="preserve"> Use Iterate on personal work products that benefit from review, while protecting source fidelity and stopping before revision becomes churn.”</w:t>
      </w:r>
    </w:p>
    <w:p w14:paraId="27089DB0" w14:textId="77777777" w:rsidR="003515BF" w:rsidRDefault="00000000">
      <w:r>
        <w:t>Good candidates include plans, instructions, checklists, comparison tables, important letters, and reusable personal prompts. The iteration target should be explicit: omissions, contradiction, usability, source fidelity, or factual support.</w:t>
      </w:r>
    </w:p>
    <w:p w14:paraId="10962B7A" w14:textId="77777777" w:rsidR="003515BF" w:rsidRDefault="00000000">
      <w:r>
        <w:t>Iteration is not permission to vary the user’s meaning. When editing an existing source, each pass must remain inside the authorized delta.</w:t>
      </w:r>
    </w:p>
    <w:p w14:paraId="6C0EA62F" w14:textId="77777777" w:rsidR="003515BF" w:rsidRDefault="00000000">
      <w:pPr>
        <w:pStyle w:val="Callout"/>
      </w:pPr>
      <w:r>
        <w:t>PERSONAL EXAMPLE: Iterate a moving checklist for completeness, then usability, then stop when the third pass finds no material missing step.</w:t>
      </w:r>
    </w:p>
    <w:p w14:paraId="090A4221" w14:textId="77777777" w:rsidR="003515BF" w:rsidRDefault="00000000">
      <w:pPr>
        <w:pStyle w:val="Callout"/>
      </w:pPr>
      <w:r>
        <w:t>COMMON MISTAKE: Asking for “make it better” on every pass and allowing the assistant to substitute its preferences.</w:t>
      </w:r>
    </w:p>
    <w:p w14:paraId="69979293" w14:textId="77777777" w:rsidR="003515BF" w:rsidRDefault="00000000">
      <w:pPr>
        <w:pStyle w:val="Callout"/>
      </w:pPr>
      <w:r>
        <w:t>TIP AND TRICK: Name the defect class you want each pass to inspect.</w:t>
      </w:r>
    </w:p>
    <w:p w14:paraId="76DF0025" w14:textId="77777777" w:rsidR="003515BF" w:rsidRDefault="00000000">
      <w:pPr>
        <w:pStyle w:val="Heading2"/>
      </w:pPr>
      <w:r>
        <w:rPr>
          <w:color w:val="0000FF"/>
        </w:rPr>
        <w:t>4.6  NFAR</w:t>
      </w:r>
    </w:p>
    <w:p w14:paraId="6415771D" w14:textId="77777777" w:rsidR="003515BF" w:rsidRDefault="00000000">
      <w:pPr>
        <w:pStyle w:val="Callout"/>
      </w:pPr>
      <w:r>
        <w:t>No additional Daily / Personal expansion needed.</w:t>
      </w:r>
    </w:p>
    <w:p w14:paraId="26876E20" w14:textId="77777777" w:rsidR="003515BF" w:rsidRDefault="00000000">
      <w:pPr>
        <w:pStyle w:val="Heading2"/>
      </w:pPr>
      <w:r>
        <w:rPr>
          <w:color w:val="0000FF"/>
        </w:rPr>
        <w:t>4.7  Stand By</w:t>
      </w:r>
    </w:p>
    <w:p w14:paraId="34988C41" w14:textId="77777777" w:rsidR="003515BF" w:rsidRDefault="00000000">
      <w:pPr>
        <w:pStyle w:val="Callout"/>
      </w:pPr>
      <w:r>
        <w:t>No additional Daily / Personal expansion needed.</w:t>
      </w:r>
    </w:p>
    <w:p w14:paraId="5B497027" w14:textId="77777777" w:rsidR="003515BF" w:rsidRDefault="00000000">
      <w:pPr>
        <w:pStyle w:val="Heading2"/>
      </w:pPr>
      <w:r>
        <w:rPr>
          <w:color w:val="0000FF"/>
        </w:rPr>
        <w:t>4.8  TMI</w:t>
      </w:r>
    </w:p>
    <w:p w14:paraId="2B608081" w14:textId="77777777" w:rsidR="003515BF" w:rsidRDefault="00000000">
      <w:pPr>
        <w:pStyle w:val="Callout"/>
      </w:pPr>
      <w:r>
        <w:t>No additional Daily / Personal expansion needed.</w:t>
      </w:r>
    </w:p>
    <w:p w14:paraId="302EA3C4" w14:textId="77777777" w:rsidR="003515BF" w:rsidRDefault="00000000">
      <w:pPr>
        <w:pStyle w:val="Heading2"/>
      </w:pPr>
      <w:r>
        <w:rPr>
          <w:color w:val="0000FF"/>
        </w:rPr>
        <w:t>4.9  Combined Commands and Precedence</w:t>
      </w:r>
    </w:p>
    <w:p w14:paraId="084D53F3" w14:textId="77777777" w:rsidR="003515BF" w:rsidRDefault="00000000">
      <w:pPr>
        <w:pStyle w:val="MainIdea"/>
      </w:pPr>
      <w:r>
        <w:t>“</w:t>
      </w:r>
      <w:r>
        <w:rPr>
          <w:b/>
        </w:rPr>
        <w:t>Main Idea:</w:t>
      </w:r>
      <w:r>
        <w:t xml:space="preserve"> Combine controls into short personal workflow phrases only when their order is unambiguous.”</w:t>
      </w:r>
    </w:p>
    <w:p w14:paraId="199A382B" w14:textId="77777777" w:rsidR="003515BF" w:rsidRDefault="00000000">
      <w:r>
        <w:lastRenderedPageBreak/>
        <w:t>Useful combinations include “Reflect and stand by,” “Approved; proceed to draft only,” “Iterate for omissions and render,” and “TMI. Give me the top three differences only.” The order should describe the order of operations.</w:t>
      </w:r>
    </w:p>
    <w:p w14:paraId="4C698783" w14:textId="77777777" w:rsidR="003515BF" w:rsidRDefault="00000000">
      <w:r>
        <w:t>When a combined instruction contains a conflict about scope or authority, stop and resolve it instead of letting the assistant choose the interpretation that is easiest to execute.</w:t>
      </w:r>
    </w:p>
    <w:p w14:paraId="078087C8" w14:textId="77777777" w:rsidR="003515BF" w:rsidRDefault="00000000">
      <w:pPr>
        <w:pStyle w:val="Callout"/>
      </w:pPr>
      <w:r>
        <w:t>PERSONAL EXAMPLE: “Reflect the purchase criteria, identify any material missing factor, and stand by.” This allows analysis without moving into a recommendation or purchase.</w:t>
      </w:r>
    </w:p>
    <w:p w14:paraId="68E5B94E" w14:textId="77777777" w:rsidR="003515BF" w:rsidRDefault="00000000">
      <w:pPr>
        <w:pStyle w:val="Callout"/>
      </w:pPr>
      <w:r>
        <w:t>COMMON MISTAKE: Combining “do not edit” with “fix the document” and assuming the assistant will know which verb you meant.</w:t>
      </w:r>
    </w:p>
    <w:p w14:paraId="5002C146" w14:textId="77777777" w:rsidR="003515BF" w:rsidRDefault="00000000">
      <w:pPr>
        <w:pStyle w:val="Callout"/>
      </w:pPr>
      <w:r>
        <w:t>TIP AND TRICK: If two commands cannot both be satisfied literally, treat the conflict as a blocking ambiguity.</w:t>
      </w:r>
    </w:p>
    <w:p w14:paraId="14BD6F67" w14:textId="77777777" w:rsidR="003515BF" w:rsidRDefault="00000000">
      <w:pPr>
        <w:pStyle w:val="Heading1"/>
        <w:pageBreakBefore/>
      </w:pPr>
      <w:r>
        <w:rPr>
          <w:color w:val="0000FF"/>
        </w:rPr>
        <w:lastRenderedPageBreak/>
        <w:t>PART V — ARTIFACTS AND SOURCE CONTROL</w:t>
      </w:r>
    </w:p>
    <w:p w14:paraId="42677525" w14:textId="77777777" w:rsidR="003515BF" w:rsidRDefault="00000000">
      <w:pPr>
        <w:pStyle w:val="MainIdea"/>
      </w:pPr>
      <w:r>
        <w:t>“</w:t>
      </w:r>
      <w:r>
        <w:rPr>
          <w:b/>
        </w:rPr>
        <w:t>Main Idea:</w:t>
      </w:r>
      <w:r>
        <w:t xml:space="preserve"> Treat important personal files as real work products with identifiable sources, versions, and recovery paths.”</w:t>
      </w:r>
    </w:p>
    <w:p w14:paraId="1605E529" w14:textId="77777777" w:rsidR="003515BF" w:rsidRDefault="00000000">
      <w:r>
        <w:t>Daily AI use often graduates from chat answers to artifacts: itineraries, checklists, letters, spreadsheets, comparison records, instructions, and project notes. Once a file matters later, the same source-control discipline used in professional work becomes useful at a lighter personal scale.</w:t>
      </w:r>
    </w:p>
    <w:p w14:paraId="7B350BC4" w14:textId="77777777" w:rsidR="003515BF" w:rsidRDefault="00000000">
      <w:r>
        <w:t>The key is not elaborate versioning. It is knowing which file is current, which source controls, what changed, and how to return to the last known-good version.</w:t>
      </w:r>
    </w:p>
    <w:p w14:paraId="3D114F0C" w14:textId="77777777" w:rsidR="003515BF" w:rsidRDefault="00000000">
      <w:pPr>
        <w:pStyle w:val="Callout"/>
      </w:pPr>
      <w:r>
        <w:t>PERSONAL EXAMPLE: A household budget workbook, a travel itinerary, and a home-maintenance checklist are all worth preserving as files rather than leaving their latest state only in chat.</w:t>
      </w:r>
    </w:p>
    <w:p w14:paraId="5C12481D" w14:textId="77777777" w:rsidR="003515BF" w:rsidRDefault="00000000">
      <w:pPr>
        <w:pStyle w:val="Callout"/>
      </w:pPr>
      <w:r>
        <w:t>COMMON MISTAKE: Calling the last file you downloaded “the current one” when several edited copies exist in Downloads and email attachments.</w:t>
      </w:r>
    </w:p>
    <w:p w14:paraId="446568AF" w14:textId="77777777" w:rsidR="003515BF" w:rsidRDefault="00000000">
      <w:pPr>
        <w:pStyle w:val="Callout"/>
      </w:pPr>
      <w:r>
        <w:t>TIP AND TRICK: Give important personal artifacts a stable home and a predictable name as soon as they matter beyond the current chat.</w:t>
      </w:r>
    </w:p>
    <w:p w14:paraId="016DEDDA" w14:textId="77777777" w:rsidR="003515BF" w:rsidRDefault="00000000">
      <w:pPr>
        <w:pStyle w:val="Heading2"/>
      </w:pPr>
      <w:r>
        <w:rPr>
          <w:color w:val="0000FF"/>
        </w:rPr>
        <w:t>5.1  Planning Versus Artifact Creation</w:t>
      </w:r>
    </w:p>
    <w:p w14:paraId="714A635D" w14:textId="77777777" w:rsidR="003515BF" w:rsidRDefault="00000000">
      <w:pPr>
        <w:pStyle w:val="MainIdea"/>
      </w:pPr>
      <w:r>
        <w:t>“</w:t>
      </w:r>
      <w:r>
        <w:rPr>
          <w:b/>
        </w:rPr>
        <w:t>Main Idea:</w:t>
      </w:r>
      <w:r>
        <w:t xml:space="preserve"> For personal work, approve the content and structure before asking the assistant to create the file you intend to keep.”</w:t>
      </w:r>
    </w:p>
    <w:p w14:paraId="4DD2D634" w14:textId="77777777" w:rsidR="003515BF" w:rsidRDefault="00000000">
      <w:r>
        <w:t>A file feels concrete, which can make it tempting to create one before the thinking is finished. That is backwards. Use chat to settle the purpose, inputs, structure, and major decisions. Then create the artifact from that approved state.</w:t>
      </w:r>
    </w:p>
    <w:p w14:paraId="2C70722B" w14:textId="77777777" w:rsidR="003515BF" w:rsidRDefault="00000000">
      <w:r>
        <w:t>This is especially valuable for spreadsheets, checklists, itineraries, complaint letters, household records, and instructions you will reuse. Repeatedly rebuilding the file while the plan is changing creates version confusion and increases the chance of losing a correct earlier detail.</w:t>
      </w:r>
    </w:p>
    <w:p w14:paraId="70D896F6" w14:textId="77777777" w:rsidR="003515BF" w:rsidRDefault="00000000">
      <w:pPr>
        <w:pStyle w:val="Callout"/>
      </w:pPr>
      <w:r>
        <w:t>PERSONAL EXAMPLE: First agree on the categories and formulas for a household expense tracker. Only then create the XLSX. Later changes should be controlled edits to a derivative, not a full regeneration.</w:t>
      </w:r>
    </w:p>
    <w:p w14:paraId="4024562D" w14:textId="77777777" w:rsidR="003515BF" w:rsidRDefault="00000000">
      <w:pPr>
        <w:pStyle w:val="Callout"/>
      </w:pPr>
      <w:r>
        <w:t>COMMON MISTAKE: Using file creation as a substitute for deciding what the file should contain.</w:t>
      </w:r>
    </w:p>
    <w:p w14:paraId="4D0ACB19" w14:textId="77777777" w:rsidR="003515BF" w:rsidRDefault="00000000">
      <w:pPr>
        <w:pStyle w:val="Callout"/>
      </w:pPr>
      <w:r>
        <w:t>TIP AND TRICK: Keep planning in the conversation until the artifact structure is stable enough to verify.</w:t>
      </w:r>
    </w:p>
    <w:p w14:paraId="321E5440" w14:textId="77777777" w:rsidR="003515BF" w:rsidRDefault="00000000">
      <w:pPr>
        <w:pStyle w:val="Heading2"/>
      </w:pPr>
      <w:r>
        <w:rPr>
          <w:color w:val="0000FF"/>
        </w:rPr>
        <w:t>5.2  What an Artifact Is</w:t>
      </w:r>
    </w:p>
    <w:p w14:paraId="5092F0BE" w14:textId="77777777" w:rsidR="003515BF" w:rsidRDefault="00000000">
      <w:pPr>
        <w:pStyle w:val="MainIdea"/>
      </w:pPr>
      <w:r>
        <w:t>“</w:t>
      </w:r>
      <w:r>
        <w:rPr>
          <w:b/>
        </w:rPr>
        <w:t>Main Idea:</w:t>
      </w:r>
      <w:r>
        <w:t xml:space="preserve"> A personal artifact is durable only when you can identify, reopen, and verify the actual file outside the conversation.”</w:t>
      </w:r>
    </w:p>
    <w:p w14:paraId="302A8C88" w14:textId="77777777" w:rsidR="003515BF" w:rsidRDefault="00000000">
      <w:r>
        <w:t>For Daily / Personal use, common artifacts include checklists, letters, forms, summaries, decision notes, travel plans, household inventories, budgets, maintenance records, and reusable prompts. Their value comes from being available after the chat is over.</w:t>
      </w:r>
    </w:p>
    <w:p w14:paraId="6B5DF946" w14:textId="77777777" w:rsidR="003515BF" w:rsidRDefault="00000000">
      <w:r>
        <w:lastRenderedPageBreak/>
        <w:t>Record enough identity to recover the right file later: descriptive filename, date or version when useful, and a stable folder or project location. If the artifact is important, open it after creation instead of assuming the download or save succeeded.</w:t>
      </w:r>
    </w:p>
    <w:p w14:paraId="0F30D14B" w14:textId="77777777" w:rsidR="003515BF" w:rsidRDefault="00000000">
      <w:pPr>
        <w:pStyle w:val="Callout"/>
      </w:pPr>
      <w:r>
        <w:t>PERSONAL EXAMPLE: A generated emergency contact sheet is not complete because it appeared in chat. It becomes a usable artifact when the actual DOCX or PDF exists, opens correctly, and contains the verified current information.</w:t>
      </w:r>
    </w:p>
    <w:p w14:paraId="5ED9DC39" w14:textId="77777777" w:rsidR="003515BF" w:rsidRDefault="00000000">
      <w:pPr>
        <w:pStyle w:val="Callout"/>
      </w:pPr>
      <w:r>
        <w:t>COMMON MISTAKE: Saving several unnamed downloads and trusting yourself to recognize the right one later.</w:t>
      </w:r>
    </w:p>
    <w:p w14:paraId="66E25677" w14:textId="77777777" w:rsidR="003515BF" w:rsidRDefault="00000000">
      <w:pPr>
        <w:pStyle w:val="Callout"/>
      </w:pPr>
      <w:r>
        <w:t>TIP AND TRICK: Rename important artifacts immediately after creation using the project and state, not “document (7).docx.”</w:t>
      </w:r>
    </w:p>
    <w:p w14:paraId="141BF251" w14:textId="77777777" w:rsidR="003515BF" w:rsidRDefault="00000000">
      <w:pPr>
        <w:pStyle w:val="Heading2"/>
      </w:pPr>
      <w:r>
        <w:rPr>
          <w:color w:val="0000FF"/>
        </w:rPr>
        <w:t>5.3  Artifact Types</w:t>
      </w:r>
    </w:p>
    <w:p w14:paraId="0F2BD429" w14:textId="77777777" w:rsidR="003515BF" w:rsidRDefault="00000000">
      <w:pPr>
        <w:pStyle w:val="MainIdea"/>
      </w:pPr>
      <w:r>
        <w:t>“</w:t>
      </w:r>
      <w:r>
        <w:rPr>
          <w:b/>
        </w:rPr>
        <w:t>Main Idea:</w:t>
      </w:r>
      <w:r>
        <w:t xml:space="preserve"> Choose the format that matches what you will do next: edit, calculate, transfer, or distribute.”</w:t>
      </w:r>
    </w:p>
    <w:p w14:paraId="1F76EE5B" w14:textId="77777777" w:rsidR="003515BF" w:rsidRDefault="00000000">
      <w:r>
        <w:t>Daily users often choose a format by familiarity. A better rule is to choose by the next operation. Text that will be reused with AI benefits from a transparent text format. Formal editing may need DOCX. Stable distribution may need PDF. Calculations and structured tracking belong in XLSX.</w:t>
      </w:r>
    </w:p>
    <w:p w14:paraId="30A2DB26" w14:textId="77777777" w:rsidR="003515BF" w:rsidRDefault="00000000">
      <w:pPr>
        <w:pStyle w:val="Callout"/>
      </w:pPr>
      <w:r>
        <w:t>PERSONAL EXAMPLE: Keep a reusable prompt library in Markdown, a formal complaint letter in DOCX, a final copy for records in PDF, and a household expense tracker in XLSX.</w:t>
      </w:r>
    </w:p>
    <w:p w14:paraId="72BDFC38" w14:textId="77777777" w:rsidR="003515BF" w:rsidRDefault="00000000">
      <w:pPr>
        <w:pStyle w:val="Callout"/>
      </w:pPr>
      <w:r>
        <w:t>COMMON MISTAKE: Converting everything to PDF early and then struggling to revise or extract the working content.</w:t>
      </w:r>
    </w:p>
    <w:p w14:paraId="7D81F21E" w14:textId="77777777" w:rsidR="003515BF" w:rsidRDefault="00000000">
      <w:pPr>
        <w:pStyle w:val="Callout"/>
      </w:pPr>
      <w:r>
        <w:t>TIP AND TRICK: Keep the editable source as well as the final distribution copy when the document may change later.</w:t>
      </w:r>
    </w:p>
    <w:p w14:paraId="7D3259D0" w14:textId="77777777" w:rsidR="003515BF" w:rsidRDefault="00000000">
      <w:pPr>
        <w:pStyle w:val="Heading3"/>
      </w:pPr>
      <w:r>
        <w:rPr>
          <w:color w:val="0000FF"/>
        </w:rPr>
        <w:t>MD — Markdown</w:t>
      </w:r>
    </w:p>
    <w:p w14:paraId="0FAC7694" w14:textId="77777777" w:rsidR="003515BF" w:rsidRDefault="00000000">
      <w:pPr>
        <w:pStyle w:val="MainIdea"/>
      </w:pPr>
      <w:r>
        <w:t>“</w:t>
      </w:r>
      <w:r>
        <w:rPr>
          <w:b/>
        </w:rPr>
        <w:t>Main Idea:</w:t>
      </w:r>
      <w:r>
        <w:t xml:space="preserve"> Use Markdown for reusable personal text that you want both yourself and an AI assistant to read cleanly.”</w:t>
      </w:r>
    </w:p>
    <w:p w14:paraId="664DC289" w14:textId="77777777" w:rsidR="003515BF" w:rsidRDefault="00000000">
      <w:r>
        <w:t>Markdown works well for project state notes, reusable prompts, checklists, decision logs, personal research notes, and source inventories. Its visible structure makes it easy to inspect what the assistant is actually reading.</w:t>
      </w:r>
    </w:p>
    <w:p w14:paraId="502CF981" w14:textId="77777777" w:rsidR="003515BF" w:rsidRDefault="00000000">
      <w:r>
        <w:t>It is also convenient for long-running projects because you can update one small text file without depending on a particular word processor.</w:t>
      </w:r>
    </w:p>
    <w:p w14:paraId="686CADBE" w14:textId="77777777" w:rsidR="003515BF" w:rsidRDefault="00000000">
      <w:pPr>
        <w:pStyle w:val="Callout"/>
      </w:pPr>
      <w:r>
        <w:t>PERSONAL EXAMPLE: Maintain a `trip-state.md` file with confirmed dates, travelers, booked items, rejected options, and next steps.</w:t>
      </w:r>
    </w:p>
    <w:p w14:paraId="2C5230BC" w14:textId="77777777" w:rsidR="003515BF" w:rsidRDefault="00000000">
      <w:pPr>
        <w:pStyle w:val="Callout"/>
      </w:pPr>
      <w:r>
        <w:t>COMMON MISTAKE: Using Markdown for a document whose primary need is formal pagination, tracked comments, or complex layout.</w:t>
      </w:r>
    </w:p>
    <w:p w14:paraId="6824668C" w14:textId="77777777" w:rsidR="003515BF" w:rsidRDefault="00000000">
      <w:pPr>
        <w:pStyle w:val="Callout"/>
      </w:pPr>
      <w:r>
        <w:t>TIP AND TRICK: Use Markdown as a working source; render to another format only when the next use requires it.</w:t>
      </w:r>
    </w:p>
    <w:p w14:paraId="577F0949" w14:textId="77777777" w:rsidR="003515BF" w:rsidRDefault="00000000">
      <w:pPr>
        <w:pStyle w:val="Heading3"/>
      </w:pPr>
      <w:r>
        <w:rPr>
          <w:color w:val="0000FF"/>
        </w:rPr>
        <w:lastRenderedPageBreak/>
        <w:t>DOCX — Microsoft Word</w:t>
      </w:r>
    </w:p>
    <w:p w14:paraId="3F941C19" w14:textId="77777777" w:rsidR="003515BF" w:rsidRDefault="00000000">
      <w:pPr>
        <w:pStyle w:val="MainIdea"/>
      </w:pPr>
      <w:r>
        <w:t>“</w:t>
      </w:r>
      <w:r>
        <w:rPr>
          <w:b/>
        </w:rPr>
        <w:t>Main Idea:</w:t>
      </w:r>
      <w:r>
        <w:t xml:space="preserve"> Use DOCX when personal documents need familiar rich editing, comments, or formal page layout.”</w:t>
      </w:r>
    </w:p>
    <w:p w14:paraId="3006B81C" w14:textId="77777777" w:rsidR="003515BF" w:rsidRDefault="00000000">
      <w:r>
        <w:t>DOCX is a strong choice for letters, applications, family documents, manuals, printable instructions, and any file that will be revised in Word. Preserve the original or canonical copy before allowing an AI-assisted edit.</w:t>
      </w:r>
    </w:p>
    <w:p w14:paraId="0CD1D986" w14:textId="77777777" w:rsidR="003515BF" w:rsidRDefault="00000000">
      <w:r>
        <w:t>When the document contains comments, tracked changes, headers, tables, or other layout-sensitive material, verify the actual file rather than relying on extracted text alone.</w:t>
      </w:r>
    </w:p>
    <w:p w14:paraId="6992AADD" w14:textId="77777777" w:rsidR="003515BF" w:rsidRDefault="00000000">
      <w:pPr>
        <w:pStyle w:val="Callout"/>
      </w:pPr>
      <w:r>
        <w:t>PERSONAL EXAMPLE: Create a DOCX complaint letter after the facts and structure are approved, then review the actual rendered pages before sending or converting to PDF.</w:t>
      </w:r>
    </w:p>
    <w:p w14:paraId="3AB1E189" w14:textId="77777777" w:rsidR="003515BF" w:rsidRDefault="00000000">
      <w:pPr>
        <w:pStyle w:val="Callout"/>
      </w:pPr>
      <w:r>
        <w:t>COMMON MISTAKE: Regenerating a Word document from copied text and assuming comments, layout, tables, and formatting survived.</w:t>
      </w:r>
    </w:p>
    <w:p w14:paraId="55262B45" w14:textId="77777777" w:rsidR="003515BF" w:rsidRDefault="00000000">
      <w:pPr>
        <w:pStyle w:val="Callout"/>
      </w:pPr>
      <w:r>
        <w:t>TIP AND TRICK: Edit the existing DOCX when it controls; regenerate only when no authoritative source exists.</w:t>
      </w:r>
    </w:p>
    <w:p w14:paraId="3456E27D" w14:textId="77777777" w:rsidR="003515BF" w:rsidRDefault="00000000">
      <w:pPr>
        <w:pStyle w:val="Heading3"/>
      </w:pPr>
      <w:r>
        <w:rPr>
          <w:color w:val="0000FF"/>
        </w:rPr>
        <w:t>PDF — Portable Document Format</w:t>
      </w:r>
    </w:p>
    <w:p w14:paraId="043BA8E2" w14:textId="77777777" w:rsidR="003515BF" w:rsidRDefault="00000000">
      <w:pPr>
        <w:pStyle w:val="MainIdea"/>
      </w:pPr>
      <w:r>
        <w:t>“</w:t>
      </w:r>
      <w:r>
        <w:rPr>
          <w:b/>
        </w:rPr>
        <w:t>Main Idea:</w:t>
      </w:r>
      <w:r>
        <w:t xml:space="preserve"> Use PDF as a stable viewing or record format while preserving an editable source when future changes are possible.”</w:t>
      </w:r>
    </w:p>
    <w:p w14:paraId="7FCAA6E9" w14:textId="77777777" w:rsidR="003515BF" w:rsidRDefault="00000000">
      <w:r>
        <w:t>Personal PDFs are useful for receipts, final letters, records, manuals, and documents whose appearance should not shift. They are less convenient as the sole working source for ongoing edits.</w:t>
      </w:r>
    </w:p>
    <w:p w14:paraId="1C723D6C" w14:textId="77777777" w:rsidR="003515BF" w:rsidRDefault="00000000">
      <w:r>
        <w:t>A PDF can also contain scans or image-based content that is harder to extract accurately. When exact source fidelity matters, inspect the page itself and keep the original source if available.</w:t>
      </w:r>
    </w:p>
    <w:p w14:paraId="65AB069D" w14:textId="77777777" w:rsidR="003515BF" w:rsidRDefault="00000000">
      <w:pPr>
        <w:pStyle w:val="Callout"/>
      </w:pPr>
      <w:r>
        <w:t>PERSONAL EXAMPLE: Save the final signed household agreement as PDF for records while retaining the approved editable source separately if later revision may be needed.</w:t>
      </w:r>
    </w:p>
    <w:p w14:paraId="6D299F95" w14:textId="77777777" w:rsidR="003515BF" w:rsidRDefault="00000000">
      <w:pPr>
        <w:pStyle w:val="Callout"/>
      </w:pPr>
      <w:r>
        <w:t>COMMON MISTAKE: Treating a PDF conversion as proof that all content and formatting survived correctly.</w:t>
      </w:r>
    </w:p>
    <w:p w14:paraId="70DBFC34" w14:textId="77777777" w:rsidR="003515BF" w:rsidRDefault="00000000">
      <w:pPr>
        <w:pStyle w:val="Callout"/>
      </w:pPr>
      <w:r>
        <w:t>TIP AND TRICK: Open and inspect the converted PDF before treating it as the distribution or archive copy.</w:t>
      </w:r>
    </w:p>
    <w:p w14:paraId="42675871" w14:textId="77777777" w:rsidR="003515BF" w:rsidRDefault="00000000">
      <w:pPr>
        <w:pStyle w:val="Heading3"/>
      </w:pPr>
      <w:r>
        <w:rPr>
          <w:color w:val="0000FF"/>
        </w:rPr>
        <w:t>XLSX — Microsoft Excel</w:t>
      </w:r>
    </w:p>
    <w:p w14:paraId="11B8C324" w14:textId="77777777" w:rsidR="003515BF" w:rsidRDefault="00000000">
      <w:pPr>
        <w:pStyle w:val="MainIdea"/>
      </w:pPr>
      <w:r>
        <w:t>“</w:t>
      </w:r>
      <w:r>
        <w:rPr>
          <w:b/>
        </w:rPr>
        <w:t>Main Idea:</w:t>
      </w:r>
      <w:r>
        <w:t xml:space="preserve"> Use XLSX when personal work depends on calculations, structured tracking, dates, or repeated comparisons.”</w:t>
      </w:r>
    </w:p>
    <w:p w14:paraId="7822F89E" w14:textId="77777777" w:rsidR="003515BF" w:rsidRDefault="00000000">
      <w:r>
        <w:t>Budgets, inventories, maintenance logs, comparison matrices, mileage records, and recurring trackers are better represented as structured spreadsheets than as prose. The important controls are the source data, formulas, units, and version being edited.</w:t>
      </w:r>
    </w:p>
    <w:p w14:paraId="70A8BC9B" w14:textId="77777777" w:rsidR="003515BF" w:rsidRDefault="00000000">
      <w:r>
        <w:t>An assistant can help design formulas and tables, but a plausible-looking spreadsheet can still contain a bad formula or wrong unit. Functional verification matters.</w:t>
      </w:r>
    </w:p>
    <w:p w14:paraId="14588637" w14:textId="77777777" w:rsidR="003515BF" w:rsidRDefault="00000000">
      <w:pPr>
        <w:pStyle w:val="Callout"/>
      </w:pPr>
      <w:r>
        <w:t>PERSONAL EXAMPLE: Use an XLSX to compare recurring subscription costs across months, then check totals and formulas independently before acting on the result.</w:t>
      </w:r>
    </w:p>
    <w:p w14:paraId="2321A1DB" w14:textId="77777777" w:rsidR="003515BF" w:rsidRDefault="00000000">
      <w:pPr>
        <w:pStyle w:val="Callout"/>
      </w:pPr>
      <w:r>
        <w:lastRenderedPageBreak/>
        <w:t>COMMON MISTAKE: Verifying that the workbook opens but not checking whether formulas calculate the intended cells.</w:t>
      </w:r>
    </w:p>
    <w:p w14:paraId="5C4B1909" w14:textId="77777777" w:rsidR="003515BF" w:rsidRDefault="00000000">
      <w:pPr>
        <w:pStyle w:val="Callout"/>
      </w:pPr>
      <w:r>
        <w:t>TIP AND TRICK: Test one known example manually before trusting a spreadsheet formula across the full dataset.</w:t>
      </w:r>
    </w:p>
    <w:p w14:paraId="480C5D3D" w14:textId="77777777" w:rsidR="003515BF" w:rsidRDefault="00000000">
      <w:pPr>
        <w:pStyle w:val="Heading2"/>
      </w:pPr>
      <w:r>
        <w:rPr>
          <w:color w:val="0000FF"/>
        </w:rPr>
        <w:t>5.4  Making Artifacts Execution-Ready</w:t>
      </w:r>
    </w:p>
    <w:p w14:paraId="1D61C760" w14:textId="77777777" w:rsidR="003515BF" w:rsidRDefault="00000000">
      <w:pPr>
        <w:pStyle w:val="MainIdea"/>
      </w:pPr>
      <w:r>
        <w:t>“</w:t>
      </w:r>
      <w:r>
        <w:rPr>
          <w:b/>
        </w:rPr>
        <w:t>Main Idea:</w:t>
      </w:r>
      <w:r>
        <w:t xml:space="preserve"> Personal execution artifacts should tell the next person or tool exactly what to do, what to use, when to stop, and how to confirm success.”</w:t>
      </w:r>
    </w:p>
    <w:p w14:paraId="4B2A7C06" w14:textId="77777777" w:rsidR="003515BF" w:rsidRDefault="00000000">
      <w:r>
        <w:t>Execution-ready does not mean highly technical. A personal checklist can be execution-ready if it contains the correct inputs, order, warnings, and completion check. A prompt for another tool should include the actual file names, desired output, limits, and what to do if a required input is missing.</w:t>
      </w:r>
    </w:p>
    <w:p w14:paraId="37E4DD54" w14:textId="77777777" w:rsidR="003515BF" w:rsidRDefault="00000000">
      <w:r>
        <w:t>If the artifact will guide you later, write it for the future version of you who may not remember the conversation that created it.</w:t>
      </w:r>
    </w:p>
    <w:p w14:paraId="620BAF9D" w14:textId="77777777" w:rsidR="003515BF" w:rsidRDefault="00000000">
      <w:pPr>
        <w:pStyle w:val="Callout"/>
      </w:pPr>
      <w:r>
        <w:t>PERSONAL EXAMPLE: A seasonal home-maintenance checklist should state the item, interval, required source or manual, and what counts as completed rather than merely saying “check the HVAC.”</w:t>
      </w:r>
    </w:p>
    <w:p w14:paraId="755CFA8A" w14:textId="77777777" w:rsidR="003515BF" w:rsidRDefault="00000000">
      <w:pPr>
        <w:pStyle w:val="Callout"/>
      </w:pPr>
      <w:r>
        <w:t>COMMON MISTAKE: Creating instructions that depend on information present only in the chat.</w:t>
      </w:r>
    </w:p>
    <w:p w14:paraId="0B047E8A" w14:textId="77777777" w:rsidR="003515BF" w:rsidRDefault="00000000">
      <w:pPr>
        <w:pStyle w:val="Callout"/>
      </w:pPr>
      <w:r>
        <w:t>TIP AND TRICK: Ask whether the artifact could be executed correctly after the conversation is gone.</w:t>
      </w:r>
    </w:p>
    <w:p w14:paraId="46773818" w14:textId="77777777" w:rsidR="003515BF" w:rsidRDefault="00000000">
      <w:pPr>
        <w:pStyle w:val="Heading2"/>
      </w:pPr>
      <w:r>
        <w:rPr>
          <w:color w:val="0000FF"/>
        </w:rPr>
        <w:t>5.5  Canonical Sources and Derivatives</w:t>
      </w:r>
    </w:p>
    <w:p w14:paraId="66AFC0E4" w14:textId="77777777" w:rsidR="003515BF" w:rsidRDefault="00000000">
      <w:pPr>
        <w:pStyle w:val="MainIdea"/>
      </w:pPr>
      <w:r>
        <w:t>“</w:t>
      </w:r>
      <w:r>
        <w:rPr>
          <w:b/>
        </w:rPr>
        <w:t>Main Idea:</w:t>
      </w:r>
      <w:r>
        <w:t xml:space="preserve"> For personal projects, decide which current file or record controls before asking AI to compare, summarize, or edit it.”</w:t>
      </w:r>
    </w:p>
    <w:p w14:paraId="7F87D24D" w14:textId="77777777" w:rsidR="003515BF" w:rsidRDefault="00000000">
      <w:r>
        <w:t>Canonical source discipline is useful anywhere several copies can exist: a resume, lease, itinerary, family history, budget, home-project specification, application, or long checklist. The canonical source is the copy you explicitly accept as controlling the next work.</w:t>
      </w:r>
    </w:p>
    <w:p w14:paraId="189BCE42" w14:textId="77777777" w:rsidR="003515BF" w:rsidRDefault="00000000">
      <w:r>
        <w:t>A summary is not automatically canonical. A screenshot is not automatically canonical. The newest timestamp is not automatically canonical. Identify the controlling source by decision, then make derivatives from it.</w:t>
      </w:r>
    </w:p>
    <w:p w14:paraId="2C447E3D" w14:textId="77777777" w:rsidR="003515BF" w:rsidRDefault="00000000">
      <w:r>
        <w:t>When external records control a fact — a current contract, statement, official notice, or manual — preserve that source separately from AI-generated notes about it.</w:t>
      </w:r>
    </w:p>
    <w:p w14:paraId="5AABAFD8" w14:textId="77777777" w:rsidR="003515BF" w:rsidRDefault="00000000">
      <w:pPr>
        <w:pStyle w:val="Callout"/>
      </w:pPr>
      <w:r>
        <w:t>PERSONAL EXAMPLE: Declare `Kitchen-Scope-v1.3.docx` canonical before asking for revisions. Create `v1.4` as a derivative and promote it only after checking the approved changes.</w:t>
      </w:r>
    </w:p>
    <w:p w14:paraId="0785C877" w14:textId="77777777" w:rsidR="003515BF" w:rsidRDefault="00000000">
      <w:pPr>
        <w:pStyle w:val="Callout"/>
      </w:pPr>
      <w:r>
        <w:t>COMMON MISTAKE: Letting a convenient AI summary replace the actual source document it summarized.</w:t>
      </w:r>
    </w:p>
    <w:p w14:paraId="32682C49" w14:textId="77777777" w:rsidR="003515BF" w:rsidRDefault="00000000">
      <w:pPr>
        <w:pStyle w:val="Callout"/>
      </w:pPr>
      <w:r>
        <w:t>TIP AND TRICK: When exact wording can change the result, return to the canonical source, not your memory of the summary.</w:t>
      </w:r>
    </w:p>
    <w:p w14:paraId="6177C90E" w14:textId="77777777" w:rsidR="003515BF" w:rsidRDefault="00000000">
      <w:pPr>
        <w:pStyle w:val="Heading2"/>
      </w:pPr>
      <w:r>
        <w:rPr>
          <w:color w:val="0000FF"/>
        </w:rPr>
        <w:lastRenderedPageBreak/>
        <w:t>5.6  Editing Versus Regeneration</w:t>
      </w:r>
    </w:p>
    <w:p w14:paraId="4B690470" w14:textId="77777777" w:rsidR="003515BF" w:rsidRDefault="00000000">
      <w:pPr>
        <w:pStyle w:val="MainIdea"/>
      </w:pPr>
      <w:r>
        <w:t>“</w:t>
      </w:r>
      <w:r>
        <w:rPr>
          <w:b/>
        </w:rPr>
        <w:t>Main Idea:</w:t>
      </w:r>
      <w:r>
        <w:t xml:space="preserve"> Use controlled edits for important personal files so a local change does not erase unrelated information.”</w:t>
      </w:r>
    </w:p>
    <w:p w14:paraId="16DC1B2D" w14:textId="77777777" w:rsidR="003515BF" w:rsidRDefault="00000000">
      <w:r>
        <w:t>Regeneration is seductive because it is easy to ask for “a clean new version.” For an existing artifact, that can silently drop dates, exceptions, notes, formulas, formatting, or language you intentionally preserved.</w:t>
      </w:r>
    </w:p>
    <w:p w14:paraId="150B42B3" w14:textId="77777777" w:rsidR="003515BF" w:rsidRDefault="00000000">
      <w:r>
        <w:t>When the source exists, make the smallest authorized change to a derivative. Compare the result against the source and reject unrelated differences.</w:t>
      </w:r>
    </w:p>
    <w:p w14:paraId="6C0A8D17" w14:textId="77777777" w:rsidR="003515BF" w:rsidRDefault="00000000">
      <w:pPr>
        <w:pStyle w:val="Callout"/>
      </w:pPr>
      <w:r>
        <w:t>PERSONAL EXAMPLE: Change one date and one paragraph in a family travel document by editing the current source rather than recreating the entire itinerary from the chat history.</w:t>
      </w:r>
    </w:p>
    <w:p w14:paraId="6BD390CE" w14:textId="77777777" w:rsidR="003515BF" w:rsidRDefault="00000000">
      <w:pPr>
        <w:pStyle w:val="Callout"/>
      </w:pPr>
      <w:r>
        <w:t>COMMON MISTAKE: Using “rewrite this cleanly” when the actual requirement is “change only these three items.”</w:t>
      </w:r>
    </w:p>
    <w:p w14:paraId="2E672CF1" w14:textId="77777777" w:rsidR="003515BF" w:rsidRDefault="00000000">
      <w:pPr>
        <w:pStyle w:val="Callout"/>
      </w:pPr>
      <w:r>
        <w:t>TIP AND TRICK: State the controlled delta explicitly: what may change and what must remain untouched.</w:t>
      </w:r>
    </w:p>
    <w:p w14:paraId="4733E800" w14:textId="77777777" w:rsidR="003515BF" w:rsidRDefault="00000000">
      <w:pPr>
        <w:pStyle w:val="Heading3"/>
      </w:pPr>
      <w:r>
        <w:rPr>
          <w:color w:val="0000FF"/>
        </w:rPr>
        <w:t>Recovery from a Bad Edit</w:t>
      </w:r>
    </w:p>
    <w:p w14:paraId="2D5828A9" w14:textId="77777777" w:rsidR="003515BF" w:rsidRDefault="00000000">
      <w:pPr>
        <w:pStyle w:val="MainIdea"/>
      </w:pPr>
      <w:r>
        <w:t>“</w:t>
      </w:r>
      <w:r>
        <w:rPr>
          <w:b/>
        </w:rPr>
        <w:t>Main Idea:</w:t>
      </w:r>
      <w:r>
        <w:t xml:space="preserve"> Recover personal files from the last known-good source, not by stacking more repairs on a damaged copy.”</w:t>
      </w:r>
    </w:p>
    <w:p w14:paraId="2A1C9B03" w14:textId="77777777" w:rsidR="003515BF" w:rsidRDefault="00000000">
      <w:r>
        <w:t>If an AI-assisted edit removes or alters something outside scope, preserve the bad derivative for diagnosis but stop using it as the working base. Return to the last approved source and reapply only the authorized change.</w:t>
      </w:r>
    </w:p>
    <w:p w14:paraId="26737DBC" w14:textId="77777777" w:rsidR="003515BF" w:rsidRDefault="00000000">
      <w:r>
        <w:t>This is often faster than trying to remember which parts of a damaged file are still trustworthy.</w:t>
      </w:r>
    </w:p>
    <w:p w14:paraId="37AB5F40" w14:textId="77777777" w:rsidR="003515BF" w:rsidRDefault="00000000">
      <w:pPr>
        <w:pStyle w:val="Callout"/>
      </w:pPr>
      <w:r>
        <w:t>PERSONAL EXAMPLE: A budget revision accidentally changes formulas in unrelated months. Reject the derivative, return to the last approved workbook, and reapply only the intended category update.</w:t>
      </w:r>
    </w:p>
    <w:p w14:paraId="4471FECE" w14:textId="77777777" w:rsidR="003515BF" w:rsidRDefault="00000000">
      <w:pPr>
        <w:pStyle w:val="Callout"/>
      </w:pPr>
      <w:r>
        <w:t>COMMON MISTAKE: Repairing a damaged file until nobody can tell which defects came from which repair.</w:t>
      </w:r>
    </w:p>
    <w:p w14:paraId="6448F588" w14:textId="77777777" w:rsidR="003515BF" w:rsidRDefault="00000000">
      <w:pPr>
        <w:pStyle w:val="Callout"/>
      </w:pPr>
      <w:r>
        <w:t>TIP AND TRICK: Keep at least one untouched prior version before any substantial AI-assisted edit.</w:t>
      </w:r>
    </w:p>
    <w:p w14:paraId="5E00544C" w14:textId="77777777" w:rsidR="003515BF" w:rsidRDefault="00000000">
      <w:pPr>
        <w:pStyle w:val="Heading2"/>
      </w:pPr>
      <w:r>
        <w:rPr>
          <w:color w:val="0000FF"/>
        </w:rPr>
        <w:t>5.7  Guard Against Omission and Truncation</w:t>
      </w:r>
    </w:p>
    <w:p w14:paraId="4DAEC50B" w14:textId="77777777" w:rsidR="003515BF" w:rsidRDefault="00000000">
      <w:pPr>
        <w:pStyle w:val="MainIdea"/>
      </w:pPr>
      <w:r>
        <w:t>“</w:t>
      </w:r>
      <w:r>
        <w:rPr>
          <w:b/>
        </w:rPr>
        <w:t>Main Idea:</w:t>
      </w:r>
      <w:r>
        <w:t xml:space="preserve"> Verify long personal artifacts by inventory, not by whether the first pages look complete.”</w:t>
      </w:r>
    </w:p>
    <w:p w14:paraId="44CA243E" w14:textId="77777777" w:rsidR="003515BF" w:rsidRDefault="00000000">
      <w:r>
        <w:t>Long trip plans, household inventories, family records, comparison tables, and multi-page letters can lose late sections or small exceptions during regeneration or conversion. A clean-looking beginning can hide missing material near the end.</w:t>
      </w:r>
    </w:p>
    <w:p w14:paraId="19DD31EC" w14:textId="77777777" w:rsidR="003515BF" w:rsidRDefault="00000000">
      <w:r>
        <w:t>Before a substantial change, record the structural inventory: headings, list count, table count, major items, beginning and end. Afterward, compare the same inventory and inspect the full output.</w:t>
      </w:r>
    </w:p>
    <w:p w14:paraId="55D0E494" w14:textId="77777777" w:rsidR="003515BF" w:rsidRDefault="00000000">
      <w:pPr>
        <w:pStyle w:val="Callout"/>
      </w:pPr>
      <w:r>
        <w:lastRenderedPageBreak/>
        <w:t>PERSONAL EXAMPLE: A long home inventory has twelve rooms. After restructuring, verify that all twelve room sections still exist and that the final photographs or serial-number lists were not dropped.</w:t>
      </w:r>
    </w:p>
    <w:p w14:paraId="49DDE44C" w14:textId="77777777" w:rsidR="003515BF" w:rsidRDefault="00000000">
      <w:pPr>
        <w:pStyle w:val="Callout"/>
      </w:pPr>
      <w:r>
        <w:t>COMMON MISTAKE: Checking only the pages where you expected changes.</w:t>
      </w:r>
    </w:p>
    <w:p w14:paraId="608C0BFA" w14:textId="77777777" w:rsidR="003515BF" w:rsidRDefault="00000000">
      <w:pPr>
        <w:pStyle w:val="Callout"/>
      </w:pPr>
      <w:r>
        <w:t>TIP AND TRICK: Verify the unchanged tail of a long artifact as deliberately as the edited section.</w:t>
      </w:r>
    </w:p>
    <w:p w14:paraId="77B463E3" w14:textId="77777777" w:rsidR="003515BF" w:rsidRDefault="00000000">
      <w:pPr>
        <w:pStyle w:val="Heading2"/>
      </w:pPr>
      <w:r>
        <w:rPr>
          <w:color w:val="0000FF"/>
        </w:rPr>
        <w:t>5.8  Version Control and History</w:t>
      </w:r>
    </w:p>
    <w:p w14:paraId="5E68F526" w14:textId="77777777" w:rsidR="003515BF" w:rsidRDefault="00000000">
      <w:pPr>
        <w:pStyle w:val="MainIdea"/>
      </w:pPr>
      <w:r>
        <w:t>“</w:t>
      </w:r>
      <w:r>
        <w:rPr>
          <w:b/>
        </w:rPr>
        <w:t>Main Idea:</w:t>
      </w:r>
      <w:r>
        <w:t xml:space="preserve"> Use simple personal filenames and history so you can tell current, prior, and experimental copies apart.”</w:t>
      </w:r>
    </w:p>
    <w:p w14:paraId="7B918C0A" w14:textId="77777777" w:rsidR="003515BF" w:rsidRDefault="00000000">
      <w:r>
        <w:t>You do not need professional source-control software for ordinary documents. A predictable naming rule is enough: project or artifact name, meaningful version or date, and state when useful.</w:t>
      </w:r>
    </w:p>
    <w:p w14:paraId="19B668A7" w14:textId="77777777" w:rsidR="003515BF" w:rsidRDefault="00000000">
      <w:r>
        <w:t>Cloud history can help recovery, but it does not by itself tell you which version the project considers authoritative. Keep the authority decision explicit.</w:t>
      </w:r>
    </w:p>
    <w:p w14:paraId="05D97C74" w14:textId="77777777" w:rsidR="003515BF" w:rsidRDefault="00000000">
      <w:pPr>
        <w:pStyle w:val="Callout"/>
      </w:pPr>
      <w:r>
        <w:t>PERSONAL EXAMPLE: Use names such as `Family-Trip-Itinerary-v1.2-Review.docx` and `Family-Trip-Itinerary-v1.2-Approved.pdf` rather than `itinerary-final-new2.docx`.</w:t>
      </w:r>
    </w:p>
    <w:p w14:paraId="038820F2" w14:textId="77777777" w:rsidR="003515BF" w:rsidRDefault="00000000">
      <w:pPr>
        <w:pStyle w:val="Callout"/>
      </w:pPr>
      <w:r>
        <w:t>COMMON MISTAKE: Overwriting the only known-good copy because cloud sync feels like a backup plan.</w:t>
      </w:r>
    </w:p>
    <w:p w14:paraId="18649D3D" w14:textId="77777777" w:rsidR="003515BF" w:rsidRDefault="00000000">
      <w:pPr>
        <w:pStyle w:val="Callout"/>
      </w:pPr>
      <w:r>
        <w:t>TIP AND TRICK: Preserve the prior approved version before creating the next working derivative.</w:t>
      </w:r>
    </w:p>
    <w:p w14:paraId="66F0DEE9" w14:textId="77777777" w:rsidR="003515BF" w:rsidRDefault="00000000">
      <w:pPr>
        <w:pStyle w:val="Heading2"/>
      </w:pPr>
      <w:r>
        <w:rPr>
          <w:color w:val="0000FF"/>
        </w:rPr>
        <w:t>5.9  Promote a Derivative Deliberately</w:t>
      </w:r>
    </w:p>
    <w:p w14:paraId="41A481DD" w14:textId="77777777" w:rsidR="003515BF" w:rsidRDefault="00000000">
      <w:pPr>
        <w:pStyle w:val="MainIdea"/>
      </w:pPr>
      <w:r>
        <w:t>“</w:t>
      </w:r>
      <w:r>
        <w:rPr>
          <w:b/>
        </w:rPr>
        <w:t>Main Idea:</w:t>
      </w:r>
      <w:r>
        <w:t xml:space="preserve"> Make the authority change explicit when a personal derivative becomes the new source of truth.”</w:t>
      </w:r>
    </w:p>
    <w:p w14:paraId="5F16C05E" w14:textId="77777777" w:rsidR="003515BF" w:rsidRDefault="00000000">
      <w:r>
        <w:t>Promotion matters whenever future work will rely on the latest file. Verify the derivative, accept it for its intended use, then state that it replaces the prior canonical source. Archive the old version rather than deleting its history immediately.</w:t>
      </w:r>
    </w:p>
    <w:p w14:paraId="06DEC220" w14:textId="77777777" w:rsidR="003515BF" w:rsidRDefault="00000000">
      <w:r>
        <w:t>This small discipline prevents later sessions from choosing among several similar files by timestamp or filename guesswork.</w:t>
      </w:r>
    </w:p>
    <w:p w14:paraId="2AC9EF49" w14:textId="77777777" w:rsidR="003515BF" w:rsidRDefault="00000000">
      <w:pPr>
        <w:pStyle w:val="Callout"/>
      </w:pPr>
      <w:r>
        <w:t>PERSONAL EXAMPLE: After checking a revised household emergency plan, state that `Emergency-Plan-v2.1.docx` is now canonical and preserve `v2.0` as superseded.</w:t>
      </w:r>
    </w:p>
    <w:p w14:paraId="1FED9D10" w14:textId="77777777" w:rsidR="003515BF" w:rsidRDefault="00000000">
      <w:pPr>
        <w:pStyle w:val="Callout"/>
      </w:pPr>
      <w:r>
        <w:t>COMMON MISTAKE: Assuming the most recently downloaded file controls because it is newest.</w:t>
      </w:r>
    </w:p>
    <w:p w14:paraId="79AF249C" w14:textId="77777777" w:rsidR="003515BF" w:rsidRDefault="00000000">
      <w:pPr>
        <w:pStyle w:val="Callout"/>
      </w:pPr>
      <w:r>
        <w:t>TIP AND TRICK: When promoting, name both the new canonical file and the superseded prior file.</w:t>
      </w:r>
    </w:p>
    <w:p w14:paraId="4F1C5E8C" w14:textId="77777777" w:rsidR="003515BF" w:rsidRDefault="00000000">
      <w:pPr>
        <w:pStyle w:val="Heading2"/>
      </w:pPr>
      <w:r>
        <w:rPr>
          <w:color w:val="0000FF"/>
        </w:rPr>
        <w:t>5.10  Use a Simple Versioning Model</w:t>
      </w:r>
    </w:p>
    <w:p w14:paraId="0E63EDAA" w14:textId="77777777" w:rsidR="003515BF" w:rsidRDefault="00000000">
      <w:pPr>
        <w:pStyle w:val="MainIdea"/>
      </w:pPr>
      <w:r>
        <w:t>“</w:t>
      </w:r>
      <w:r>
        <w:rPr>
          <w:b/>
        </w:rPr>
        <w:t>Main Idea:</w:t>
      </w:r>
      <w:r>
        <w:t xml:space="preserve"> Choose a personal version convention that is easy enough to use consistently.”</w:t>
      </w:r>
    </w:p>
    <w:p w14:paraId="2AA14D34" w14:textId="77777777" w:rsidR="003515BF" w:rsidRDefault="00000000">
      <w:r>
        <w:t>Semantic major.minor.patch numbering can work for long-running personal artifacts, but a date-based scheme may be simpler for records. The best system is the one that lets you answer: Which copy controls? What changed? Can I return to the prior one?</w:t>
      </w:r>
    </w:p>
    <w:p w14:paraId="091B9172" w14:textId="77777777" w:rsidR="003515BF" w:rsidRDefault="00000000">
      <w:r>
        <w:lastRenderedPageBreak/>
        <w:t>Do not mix conventions inside one project unless you document why. If a project already has a defined versioning rule, that rule outranks generic advice.</w:t>
      </w:r>
    </w:p>
    <w:p w14:paraId="01A775D2" w14:textId="77777777" w:rsidR="003515BF" w:rsidRDefault="00000000">
      <w:pPr>
        <w:pStyle w:val="Callout"/>
      </w:pPr>
      <w:r>
        <w:t>PERSONAL EXAMPLE: A recurring household checklist might use `v1.0`, `v1.1`, and `v2.0`; monthly expense exports may be clearer as `2026-08`, `2026-09`, and so on.</w:t>
      </w:r>
    </w:p>
    <w:p w14:paraId="105F9DA2" w14:textId="77777777" w:rsidR="003515BF" w:rsidRDefault="00000000">
      <w:pPr>
        <w:pStyle w:val="Callout"/>
      </w:pPr>
      <w:r>
        <w:t>COMMON MISTAKE: Using “final” as a version label and then creating several later “final” files.</w:t>
      </w:r>
    </w:p>
    <w:p w14:paraId="3F2F0700" w14:textId="77777777" w:rsidR="003515BF" w:rsidRDefault="00000000">
      <w:pPr>
        <w:pStyle w:val="Callout"/>
      </w:pPr>
      <w:r>
        <w:t>TIP AND TRICK: Pick the simplest convention that preserves order and authority, then write it down once.</w:t>
      </w:r>
    </w:p>
    <w:p w14:paraId="0A2C645B" w14:textId="77777777" w:rsidR="003515BF" w:rsidRDefault="00000000">
      <w:pPr>
        <w:pStyle w:val="Heading1"/>
        <w:pageBreakBefore/>
      </w:pPr>
      <w:r>
        <w:rPr>
          <w:color w:val="0000FF"/>
        </w:rPr>
        <w:lastRenderedPageBreak/>
        <w:t>PART VI — VERIFICATION</w:t>
      </w:r>
    </w:p>
    <w:p w14:paraId="6412AEA7" w14:textId="77777777" w:rsidR="003515BF" w:rsidRDefault="00000000">
      <w:pPr>
        <w:pStyle w:val="MainIdea"/>
      </w:pPr>
      <w:r>
        <w:t>“</w:t>
      </w:r>
      <w:r>
        <w:rPr>
          <w:b/>
        </w:rPr>
        <w:t>Main Idea:</w:t>
      </w:r>
      <w:r>
        <w:t xml:space="preserve"> Make verification a normal last step in personal AI use whenever a wrong result could change what you spend, send, schedule, sign, store, or believe.”</w:t>
      </w:r>
    </w:p>
    <w:p w14:paraId="3BC33454" w14:textId="77777777" w:rsidR="003515BF" w:rsidRDefault="00000000">
      <w:r>
        <w:t>Daily personal work creates many outputs that look complete: a comparison table, a plan, a calculation, a letter, a converted file, a checklist, a set of instructions. The relevant question is not whether the assistant says it is done, but what evidence proves the property you care about.</w:t>
      </w:r>
    </w:p>
    <w:p w14:paraId="4ABB576D" w14:textId="77777777" w:rsidR="003515BF" w:rsidRDefault="00000000">
      <w:r>
        <w:t>Use lighter verification for low-risk work and stronger verification for consequential tasks. The classes established in Volume 1 remain the framework.</w:t>
      </w:r>
    </w:p>
    <w:p w14:paraId="1015D36E" w14:textId="77777777" w:rsidR="003515BF" w:rsidRDefault="00000000">
      <w:pPr>
        <w:pStyle w:val="Callout"/>
      </w:pPr>
      <w:r>
        <w:t>PERSONAL EXAMPLE: A travel plan may need current schedule verification, arithmetic verification on costs, content verification against your constraints, and visual verification of the final itinerary file.</w:t>
      </w:r>
    </w:p>
    <w:p w14:paraId="305CECD7" w14:textId="77777777" w:rsidR="003515BF" w:rsidRDefault="00000000">
      <w:pPr>
        <w:pStyle w:val="Callout"/>
      </w:pPr>
      <w:r>
        <w:t>COMMON MISTAKE: Using the same “looks right” test for both a casual note and a document you will rely on months later.</w:t>
      </w:r>
    </w:p>
    <w:p w14:paraId="77F6D1B0" w14:textId="77777777" w:rsidR="003515BF" w:rsidRDefault="00000000">
      <w:pPr>
        <w:pStyle w:val="Callout"/>
      </w:pPr>
      <w:r>
        <w:t>TIP AND TRICK: Before execution, decide what evidence will prove success; after execution, collect that evidence.</w:t>
      </w:r>
    </w:p>
    <w:p w14:paraId="52D7481E" w14:textId="77777777" w:rsidR="003515BF" w:rsidRDefault="00000000">
      <w:pPr>
        <w:pStyle w:val="Heading2"/>
      </w:pPr>
      <w:r>
        <w:rPr>
          <w:color w:val="0000FF"/>
        </w:rPr>
        <w:t>6.1  Why Completion Claims Are Not Enough</w:t>
      </w:r>
    </w:p>
    <w:p w14:paraId="27F6986B" w14:textId="77777777" w:rsidR="003515BF" w:rsidRDefault="00000000">
      <w:pPr>
        <w:pStyle w:val="MainIdea"/>
      </w:pPr>
      <w:r>
        <w:t>“</w:t>
      </w:r>
      <w:r>
        <w:rPr>
          <w:b/>
        </w:rPr>
        <w:t>Main Idea:</w:t>
      </w:r>
      <w:r>
        <w:t xml:space="preserve"> Replace “done” with a statement of what was actually created, checked, and still remains unverified.”</w:t>
      </w:r>
    </w:p>
    <w:p w14:paraId="3A41FB77" w14:textId="77777777" w:rsidR="003515BF" w:rsidRDefault="00000000">
      <w:r>
        <w:t>A personal workflow is complete only to the boundary supported by evidence. “The itinerary is done” is weaker than “the itinerary file was created and opened; reservation times were checked against current confirmations; restaurant hours remain unverified.”</w:t>
      </w:r>
    </w:p>
    <w:p w14:paraId="1058DFB9" w14:textId="77777777" w:rsidR="003515BF" w:rsidRDefault="00000000">
      <w:r>
        <w:t>This precision matters because you are often the person who will act on the output later. A broad completion claim can hide the one missing check that becomes expensive at the worst moment.</w:t>
      </w:r>
    </w:p>
    <w:p w14:paraId="3C8B675E" w14:textId="77777777" w:rsidR="003515BF" w:rsidRDefault="00000000">
      <w:pPr>
        <w:pStyle w:val="Callout"/>
      </w:pPr>
      <w:r>
        <w:t>PERSONAL EXAMPLE: Before leaving for a trip, verify the actual confirmation numbers and times rather than relying on a polished AI-generated itinerary that may have copied an old draft.</w:t>
      </w:r>
    </w:p>
    <w:p w14:paraId="4B094C9A" w14:textId="77777777" w:rsidR="003515BF" w:rsidRDefault="00000000">
      <w:pPr>
        <w:pStyle w:val="Callout"/>
      </w:pPr>
      <w:r>
        <w:t>COMMON MISTAKE: Treating an assistant’s confident checklist summary as evidence that every source item made it into the final file.</w:t>
      </w:r>
    </w:p>
    <w:p w14:paraId="3ECC866A" w14:textId="77777777" w:rsidR="003515BF" w:rsidRDefault="00000000">
      <w:pPr>
        <w:pStyle w:val="Callout"/>
      </w:pPr>
      <w:r>
        <w:t>TIP AND TRICK: Ask the assistant to name the evidence behind each important completion claim.</w:t>
      </w:r>
    </w:p>
    <w:p w14:paraId="474D5B83" w14:textId="77777777" w:rsidR="003515BF" w:rsidRDefault="00000000">
      <w:pPr>
        <w:pStyle w:val="Heading2"/>
      </w:pPr>
      <w:r>
        <w:rPr>
          <w:color w:val="0000FF"/>
        </w:rPr>
        <w:t>6.2  Evidence-Based Verification</w:t>
      </w:r>
    </w:p>
    <w:p w14:paraId="7DBC839B" w14:textId="77777777" w:rsidR="003515BF" w:rsidRDefault="00000000">
      <w:pPr>
        <w:pStyle w:val="MainIdea"/>
      </w:pPr>
      <w:r>
        <w:t>“</w:t>
      </w:r>
      <w:r>
        <w:rPr>
          <w:b/>
        </w:rPr>
        <w:t>Main Idea:</w:t>
      </w:r>
      <w:r>
        <w:t xml:space="preserve"> Use the most direct current evidence available for the personal claim you are about to rely on.”</w:t>
      </w:r>
    </w:p>
    <w:p w14:paraId="4411DB67" w14:textId="77777777" w:rsidR="003515BF" w:rsidRDefault="00000000">
      <w:r>
        <w:t>Personal evidence can be an actual statement, contract, receipt, manual, confirmation email, photograph, measurement, spreadsheet calculation, current official page, or the file you just created. The strongest evidence is usually closest to the underlying fact.</w:t>
      </w:r>
    </w:p>
    <w:p w14:paraId="7C1ACF43" w14:textId="77777777" w:rsidR="003515BF" w:rsidRDefault="00000000">
      <w:r>
        <w:lastRenderedPageBreak/>
        <w:t>Do not ask one kind of evidence to prove another property. A screenshot can show what an interface displayed. It cannot prove that a formula is correct. A file-opening test can prove accessibility. It cannot prove that every source paragraph survived.</w:t>
      </w:r>
    </w:p>
    <w:p w14:paraId="2B8E3D2B" w14:textId="77777777" w:rsidR="003515BF" w:rsidRDefault="00000000">
      <w:pPr>
        <w:pStyle w:val="Callout"/>
      </w:pPr>
      <w:r>
        <w:t>PERSONAL EXAMPLE: For a return deadline, use the actual receipt or retailer policy that applies to the purchase rather than an AI summary of generic return rules.</w:t>
      </w:r>
    </w:p>
    <w:p w14:paraId="0ACD6FF8" w14:textId="77777777" w:rsidR="003515BF" w:rsidRDefault="00000000">
      <w:pPr>
        <w:pStyle w:val="Callout"/>
      </w:pPr>
      <w:r>
        <w:t>COMMON MISTAKE: Using a source that is relevant but stale when the fact is time-sensitive.</w:t>
      </w:r>
    </w:p>
    <w:p w14:paraId="064D2C4D" w14:textId="77777777" w:rsidR="003515BF" w:rsidRDefault="00000000">
      <w:pPr>
        <w:pStyle w:val="Callout"/>
      </w:pPr>
      <w:r>
        <w:t>TIP AND TRICK: Ask “What is the closest available source to this exact claim?”</w:t>
      </w:r>
    </w:p>
    <w:p w14:paraId="59A94A15" w14:textId="77777777" w:rsidR="003515BF" w:rsidRDefault="00000000">
      <w:pPr>
        <w:pStyle w:val="Heading2"/>
      </w:pPr>
      <w:r>
        <w:rPr>
          <w:color w:val="0000FF"/>
        </w:rPr>
        <w:t>6.3  What to Verify</w:t>
      </w:r>
    </w:p>
    <w:p w14:paraId="4E8BE5BD" w14:textId="77777777" w:rsidR="003515BF" w:rsidRDefault="00000000">
      <w:pPr>
        <w:pStyle w:val="MainIdea"/>
      </w:pPr>
      <w:r>
        <w:t>“</w:t>
      </w:r>
      <w:r>
        <w:rPr>
          <w:b/>
        </w:rPr>
        <w:t>Main Idea:</w:t>
      </w:r>
      <w:r>
        <w:t xml:space="preserve"> Build a task-specific personal verification checklist before the final action, not after something goes wrong.”</w:t>
      </w:r>
    </w:p>
    <w:p w14:paraId="67F962E4" w14:textId="77777777" w:rsidR="003515BF" w:rsidRDefault="00000000">
      <w:r>
        <w:t>For RESEARCH: verify the current facts that drive the conclusion and distinguish source facts from interpretation. For COMPARISONS: verify criteria, units, current prices or terms, and unknowns. For PLANS: verify dates, dependencies, resources, and any assumptions that can break execution. For DOCUMENTS: verify source preservation, intended edits, names, dates, attachments, and rendering. For CALCULATIONS: verify units, formulas, inputs, and at least one manual check.</w:t>
      </w:r>
    </w:p>
    <w:p w14:paraId="6553BFDC" w14:textId="77777777" w:rsidR="003515BF" w:rsidRDefault="00000000">
      <w:r>
        <w:t>Also verify the endpoint. A perfectly formatted checklist is not a completed task if the file cannot be found later. A correct draft is not a sent message. A booking plan is not a reservation.</w:t>
      </w:r>
    </w:p>
    <w:p w14:paraId="58F43E80" w14:textId="77777777" w:rsidR="003515BF" w:rsidRDefault="00000000">
      <w:pPr>
        <w:pStyle w:val="Callout"/>
      </w:pPr>
      <w:r>
        <w:t>PERSONAL EXAMPLE: Before accepting a moving-cost estimate, verify distance, vehicle assumptions, fuel price basis, lodging nights, and arithmetic rather than checking only the final total.</w:t>
      </w:r>
    </w:p>
    <w:p w14:paraId="2D0E9DB3" w14:textId="77777777" w:rsidR="003515BF" w:rsidRDefault="00000000">
      <w:pPr>
        <w:pStyle w:val="Callout"/>
      </w:pPr>
      <w:r>
        <w:t>COMMON MISTAKE: Inventing a verification checklist after the output is already complete, when it is tempting to choose checks the artifact can easily pass.</w:t>
      </w:r>
    </w:p>
    <w:p w14:paraId="24C4B6C4" w14:textId="77777777" w:rsidR="003515BF" w:rsidRDefault="00000000">
      <w:pPr>
        <w:pStyle w:val="Callout"/>
      </w:pPr>
      <w:r>
        <w:t>TIP AND TRICK: Define the critical checks at the planning stage whenever failure would matter.</w:t>
      </w:r>
    </w:p>
    <w:p w14:paraId="29A455C5" w14:textId="77777777" w:rsidR="003515BF" w:rsidRDefault="00000000">
      <w:pPr>
        <w:pStyle w:val="Heading2"/>
      </w:pPr>
      <w:r>
        <w:rPr>
          <w:color w:val="0000FF"/>
        </w:rPr>
        <w:t>6.4  Accepting or Rejecting a Result</w:t>
      </w:r>
    </w:p>
    <w:p w14:paraId="207B34DE" w14:textId="77777777" w:rsidR="003515BF" w:rsidRDefault="00000000">
      <w:pPr>
        <w:pStyle w:val="MainIdea"/>
      </w:pPr>
      <w:r>
        <w:t>“</w:t>
      </w:r>
      <w:r>
        <w:rPr>
          <w:b/>
        </w:rPr>
        <w:t>Main Idea:</w:t>
      </w:r>
      <w:r>
        <w:t xml:space="preserve"> Accept only the part that evidence supports, and reject the smallest defective unit without reopening what already passed.”</w:t>
      </w:r>
    </w:p>
    <w:p w14:paraId="31A7FB5F" w14:textId="77777777" w:rsidR="003515BF" w:rsidRDefault="00000000">
      <w:r>
        <w:t>Personal work benefits from the same controlled-delta discipline as professional work. If one date is wrong in an otherwise correct itinerary, fix and reverify that date. Do not regenerate the whole document and create new risk.</w:t>
      </w:r>
    </w:p>
    <w:p w14:paraId="1463335F" w14:textId="77777777" w:rsidR="003515BF" w:rsidRDefault="00000000">
      <w:r>
        <w:t>Acceptance should also be scoped. You can accept a draft as a working draft without accepting it as canonical, ready to send, or factually verified.</w:t>
      </w:r>
    </w:p>
    <w:p w14:paraId="3CB67E68" w14:textId="77777777" w:rsidR="003515BF" w:rsidRDefault="00000000">
      <w:pPr>
        <w:pStyle w:val="Callout"/>
      </w:pPr>
      <w:r>
        <w:t>PERSONAL EXAMPLE: A comparison table is correct except one product price is stale. Reject that row, update it from a current source, and preserve the rest of the verified comparison.</w:t>
      </w:r>
    </w:p>
    <w:p w14:paraId="401C2CC7" w14:textId="77777777" w:rsidR="003515BF" w:rsidRDefault="00000000">
      <w:pPr>
        <w:pStyle w:val="Callout"/>
      </w:pPr>
      <w:r>
        <w:t>COMMON MISTAKE: Treating a local defect as an excuse to rewrite the entire artifact.</w:t>
      </w:r>
    </w:p>
    <w:p w14:paraId="13EEB5B2" w14:textId="77777777" w:rsidR="003515BF" w:rsidRDefault="00000000">
      <w:pPr>
        <w:pStyle w:val="Callout"/>
      </w:pPr>
      <w:r>
        <w:t>TIP AND TRICK: Say exactly what is accepted: content, format, source fidelity, or final use.</w:t>
      </w:r>
    </w:p>
    <w:p w14:paraId="47BD3A9E" w14:textId="77777777" w:rsidR="003515BF" w:rsidRDefault="00000000">
      <w:pPr>
        <w:pStyle w:val="Heading2"/>
      </w:pPr>
      <w:r>
        <w:rPr>
          <w:color w:val="0000FF"/>
        </w:rPr>
        <w:lastRenderedPageBreak/>
        <w:t>6.5  Stop and Rejection Conditions</w:t>
      </w:r>
    </w:p>
    <w:p w14:paraId="417E87C8" w14:textId="77777777" w:rsidR="003515BF" w:rsidRDefault="00000000">
      <w:pPr>
        <w:pStyle w:val="MainIdea"/>
      </w:pPr>
      <w:r>
        <w:t>“</w:t>
      </w:r>
      <w:r>
        <w:rPr>
          <w:b/>
        </w:rPr>
        <w:t>Main Idea:</w:t>
      </w:r>
      <w:r>
        <w:t xml:space="preserve"> Add personal rejection conditions for wrong identities, dates, units, source versions, missing costs, and unsupported current facts.”</w:t>
      </w:r>
    </w:p>
    <w:p w14:paraId="2E2BC8F7" w14:textId="77777777" w:rsidR="003515BF" w:rsidRDefault="00000000">
      <w:r>
        <w:t>A Daily / Personal artifact should fail closed when a defect can materially change the action. Examples include the wrong person, wrong address, wrong date, wrong measurement unit, wrong source version, missing required document, unsupported current price, broken formula, missing section, or unverified action that is being described as completed.</w:t>
      </w:r>
    </w:p>
    <w:p w14:paraId="60C9863E" w14:textId="77777777" w:rsidR="003515BF" w:rsidRDefault="00000000">
      <w:r>
        <w:t>The point of a rejection condition is to make failure visible before the artifact becomes convenient enough to use anyway.</w:t>
      </w:r>
    </w:p>
    <w:p w14:paraId="2E2FE28C" w14:textId="77777777" w:rsidR="003515BF" w:rsidRDefault="00000000">
      <w:pPr>
        <w:pStyle w:val="Callout"/>
      </w:pPr>
      <w:r>
        <w:t>PERSONAL EXAMPLE: A packing list built for a winter destination is not “mostly fine” when the trip date changed to summer. The controlling condition changed; reject and rebuild the affected scope.</w:t>
      </w:r>
    </w:p>
    <w:p w14:paraId="7E12EF85" w14:textId="77777777" w:rsidR="003515BF" w:rsidRDefault="00000000">
      <w:pPr>
        <w:pStyle w:val="Callout"/>
      </w:pPr>
      <w:r>
        <w:t>COMMON MISTAKE: Ignoring a known defect because the rest of the output looks polished.</w:t>
      </w:r>
    </w:p>
    <w:p w14:paraId="377BB947" w14:textId="77777777" w:rsidR="003515BF" w:rsidRDefault="00000000">
      <w:pPr>
        <w:pStyle w:val="Callout"/>
      </w:pPr>
      <w:r>
        <w:t>TIP AND TRICK: Write one or two non-negotiable rejection conditions before consequential artifact creation.</w:t>
      </w:r>
    </w:p>
    <w:p w14:paraId="207FAB4B" w14:textId="77777777" w:rsidR="003515BF" w:rsidRDefault="00000000">
      <w:pPr>
        <w:pStyle w:val="Heading2"/>
      </w:pPr>
      <w:r>
        <w:rPr>
          <w:color w:val="0000FF"/>
        </w:rPr>
        <w:t>6.6  Four Classes of Verification</w:t>
      </w:r>
    </w:p>
    <w:p w14:paraId="5CDB0F32" w14:textId="77777777" w:rsidR="003515BF" w:rsidRDefault="00000000">
      <w:pPr>
        <w:pStyle w:val="MainIdea"/>
      </w:pPr>
      <w:r>
        <w:t>“</w:t>
      </w:r>
      <w:r>
        <w:rPr>
          <w:b/>
        </w:rPr>
        <w:t>Main Idea:</w:t>
      </w:r>
      <w:r>
        <w:t xml:space="preserve"> Apply structural, content, visual, and functional checks to personal artifacts according to what can actually fail.”</w:t>
      </w:r>
    </w:p>
    <w:p w14:paraId="5AE2DEC8" w14:textId="77777777" w:rsidR="003515BF" w:rsidRDefault="00000000">
      <w:r>
        <w:t>STRUCTURAL: the file exists, opens, is the intended format, and contains the expected sections. CONTENT: the facts and source material are preserved and the approved changes are present. VISUAL: the document renders cleanly and is readable. FUNCTIONAL: formulas, links, fields, calculations, or other behaviors work as intended.</w:t>
      </w:r>
    </w:p>
    <w:p w14:paraId="4C8994E5" w14:textId="77777777" w:rsidR="003515BF" w:rsidRDefault="00000000">
      <w:r>
        <w:t>A personal artifact may need only one class. A plain text note may need structural and content checks. A complex budget workbook may need all four.</w:t>
      </w:r>
    </w:p>
    <w:p w14:paraId="5521E0CB" w14:textId="77777777" w:rsidR="003515BF" w:rsidRDefault="00000000">
      <w:pPr>
        <w:pStyle w:val="Callout"/>
      </w:pPr>
      <w:r>
        <w:t>PERSONAL EXAMPLE: A printable emergency checklist can pass content verification but fail visual verification if the final line is clipped off the page.</w:t>
      </w:r>
    </w:p>
    <w:p w14:paraId="0FB9B027" w14:textId="77777777" w:rsidR="003515BF" w:rsidRDefault="00000000">
      <w:pPr>
        <w:pStyle w:val="Callout"/>
      </w:pPr>
      <w:r>
        <w:t>COMMON MISTAKE: Calling the artifact “verified” without stating which class was actually checked.</w:t>
      </w:r>
    </w:p>
    <w:p w14:paraId="61A78AED" w14:textId="77777777" w:rsidR="003515BF" w:rsidRDefault="00000000">
      <w:pPr>
        <w:pStyle w:val="Callout"/>
      </w:pPr>
      <w:r>
        <w:t>TIP AND TRICK: Name the verification class in the completion report so the claim cannot silently expand.</w:t>
      </w:r>
    </w:p>
    <w:p w14:paraId="7389A03A" w14:textId="77777777" w:rsidR="003515BF" w:rsidRDefault="00000000">
      <w:pPr>
        <w:pStyle w:val="Heading2"/>
      </w:pPr>
      <w:r>
        <w:rPr>
          <w:color w:val="0000FF"/>
        </w:rPr>
        <w:t>6.7  Unsupported Claims and Partial Completion</w:t>
      </w:r>
    </w:p>
    <w:p w14:paraId="01D4D420" w14:textId="77777777" w:rsidR="003515BF" w:rsidRDefault="00000000">
      <w:pPr>
        <w:pStyle w:val="MainIdea"/>
      </w:pPr>
      <w:r>
        <w:t>“</w:t>
      </w:r>
      <w:r>
        <w:rPr>
          <w:b/>
        </w:rPr>
        <w:t>Main Idea:</w:t>
      </w:r>
      <w:r>
        <w:t xml:space="preserve"> Keep completed, failed, unverified, and deferred personal work separate so you know what still requires action.”</w:t>
      </w:r>
    </w:p>
    <w:p w14:paraId="5CDA7743" w14:textId="77777777" w:rsidR="003515BF" w:rsidRDefault="00000000">
      <w:r>
        <w:t>This is especially useful in mixed research tasks. An assistant may verify some current information, fail to access another source, create a document successfully, and leave one calculation for manual confirmation. A single “done” label would hide those differences.</w:t>
      </w:r>
    </w:p>
    <w:p w14:paraId="441E228E" w14:textId="77777777" w:rsidR="003515BF" w:rsidRDefault="00000000">
      <w:r>
        <w:lastRenderedPageBreak/>
        <w:t>A precise partial result lets you continue safely: COMPLETED tells you what can be used; FAILED identifies a defect; UNVERIFIED identifies a claim still needing evidence; DEFERRED identifies work intentionally left for later.</w:t>
      </w:r>
    </w:p>
    <w:p w14:paraId="53206A91" w14:textId="77777777" w:rsidR="003515BF" w:rsidRDefault="00000000">
      <w:pPr>
        <w:pStyle w:val="Callout"/>
      </w:pPr>
      <w:r>
        <w:t>PERSONAL EXAMPLE: A home-project comparison may have verified material prices, an unverified permit requirement, and a deferred scheduling decision. Keep those states explicit.</w:t>
      </w:r>
    </w:p>
    <w:p w14:paraId="1DA5135F" w14:textId="77777777" w:rsidR="003515BF" w:rsidRDefault="00000000">
      <w:pPr>
        <w:pStyle w:val="Callout"/>
      </w:pPr>
      <w:r>
        <w:t>COMMON MISTAKE: Filling a missing fact with a plausible assumption just to make the report look complete.</w:t>
      </w:r>
    </w:p>
    <w:p w14:paraId="60E4DD0E" w14:textId="77777777" w:rsidR="003515BF" w:rsidRDefault="00000000">
      <w:pPr>
        <w:pStyle w:val="Callout"/>
      </w:pPr>
      <w:r>
        <w:t>TIP AND TRICK: Leave a visible “unverified” marker rather than smoothing over a gap.</w:t>
      </w:r>
    </w:p>
    <w:p w14:paraId="47014F1B" w14:textId="77777777" w:rsidR="003515BF" w:rsidRDefault="00000000">
      <w:pPr>
        <w:pStyle w:val="Heading2"/>
      </w:pPr>
      <w:r>
        <w:rPr>
          <w:color w:val="0000FF"/>
        </w:rPr>
        <w:t>6.8  Destructive and Sensitive Actions</w:t>
      </w:r>
    </w:p>
    <w:p w14:paraId="1844A3AA" w14:textId="77777777" w:rsidR="003515BF" w:rsidRDefault="00000000">
      <w:pPr>
        <w:pStyle w:val="MainIdea"/>
      </w:pPr>
      <w:r>
        <w:t>“</w:t>
      </w:r>
      <w:r>
        <w:rPr>
          <w:b/>
        </w:rPr>
        <w:t>Main Idea:</w:t>
      </w:r>
      <w:r>
        <w:t xml:space="preserve"> Use stronger personal safeguards before sending, purchasing, booking, deleting, sharing, or changing something that affects the real world.”</w:t>
      </w:r>
    </w:p>
    <w:p w14:paraId="1C4776F8" w14:textId="77777777" w:rsidR="003515BF" w:rsidRDefault="00000000">
      <w:r>
        <w:t>Personal destructive or sensitive actions include deleting photos or files, sending private messages, sharing documents, placing orders, making reservations, changing account settings, publishing information, or modifying an important record. Tool-enabled assistants can make these actions easier, which makes the authorization boundary more important.</w:t>
      </w:r>
    </w:p>
    <w:p w14:paraId="7CABC322" w14:textId="77777777" w:rsidR="003515BF" w:rsidRDefault="00000000">
      <w:r>
        <w:t>Identify the exact target, confirm authority, preserve a recoverable prior state when possible, reflect the consequence, approve the specific action, execute only that action, and verify the result. For actions involving credentials or high-risk personal information, minimize what the assistant receives and follow the applicable service and security controls.</w:t>
      </w:r>
    </w:p>
    <w:p w14:paraId="6469F4A6" w14:textId="77777777" w:rsidR="003515BF" w:rsidRDefault="00000000">
      <w:pPr>
        <w:pStyle w:val="Callout"/>
      </w:pPr>
      <w:r>
        <w:t>PERSONAL EXAMPLE: Before deleting duplicate family photos, create a backup, define the exact folder and duplicate rule, review the candidate set, approve deletion separately, and verify the retained library afterward.</w:t>
      </w:r>
    </w:p>
    <w:p w14:paraId="4FDB638A" w14:textId="77777777" w:rsidR="003515BF" w:rsidRDefault="00000000">
      <w:pPr>
        <w:pStyle w:val="Callout"/>
      </w:pPr>
      <w:r>
        <w:t>COMMON MISTAKE: Letting convenience collapse review and action into the same step.</w:t>
      </w:r>
    </w:p>
    <w:p w14:paraId="2E8679CE" w14:textId="77777777" w:rsidR="003515BF" w:rsidRDefault="00000000">
      <w:pPr>
        <w:pStyle w:val="Callout"/>
      </w:pPr>
      <w:r>
        <w:t>TIP AND TRICK: For irreversible actions, require a visible target and a recovery path before approval.</w:t>
      </w:r>
    </w:p>
    <w:p w14:paraId="77FB910D" w14:textId="77777777" w:rsidR="003515BF" w:rsidRDefault="00000000">
      <w:pPr>
        <w:pStyle w:val="Heading2"/>
      </w:pPr>
      <w:r>
        <w:rPr>
          <w:color w:val="0000FF"/>
        </w:rPr>
        <w:t>6.9  Validate End-to-End Completion</w:t>
      </w:r>
    </w:p>
    <w:p w14:paraId="08F888ED" w14:textId="77777777" w:rsidR="003515BF" w:rsidRDefault="00000000">
      <w:pPr>
        <w:pStyle w:val="MainIdea"/>
      </w:pPr>
      <w:r>
        <w:t>“</w:t>
      </w:r>
      <w:r>
        <w:rPr>
          <w:b/>
        </w:rPr>
        <w:t>Main Idea:</w:t>
      </w:r>
      <w:r>
        <w:t xml:space="preserve"> Check whether you can now take the intended next real-world action without a missing step the assistant could have completed or identified.”</w:t>
      </w:r>
    </w:p>
    <w:p w14:paraId="41A9A079" w14:textId="77777777" w:rsidR="003515BF" w:rsidRDefault="00000000">
      <w:r>
        <w:t>The “next executable state” test is powerful for personal work because many tasks end in preparation. A plan may be complete as a plan while the real-world outcome remains incomplete. Keep those boundaries separate.</w:t>
      </w:r>
    </w:p>
    <w:p w14:paraId="237E1A86" w14:textId="77777777" w:rsidR="003515BF" w:rsidRDefault="00000000">
      <w:r>
        <w:t>Ask: What did I originally want to be able to do? What state has actually been reached? What still depends on me, another person, a current source, or an unavailable tool?</w:t>
      </w:r>
    </w:p>
    <w:p w14:paraId="37CC54FB" w14:textId="77777777" w:rsidR="003515BF" w:rsidRDefault="00000000">
      <w:r>
        <w:t>If the assistant cannot cross an availability boundary, the completion report should stop at that boundary instead of implying the real-world task is finished.</w:t>
      </w:r>
    </w:p>
    <w:p w14:paraId="34E4F3E8" w14:textId="77777777" w:rsidR="003515BF" w:rsidRDefault="00000000">
      <w:pPr>
        <w:pStyle w:val="Callout"/>
      </w:pPr>
      <w:r>
        <w:t>PERSONAL EXAMPLE: A letter can be verified as a finished DOCX even though it has not been printed or sent. State the completed artifact and the remaining action separately.</w:t>
      </w:r>
    </w:p>
    <w:p w14:paraId="4E6DD323" w14:textId="77777777" w:rsidR="003515BF" w:rsidRDefault="00000000">
      <w:pPr>
        <w:pStyle w:val="Callout"/>
      </w:pPr>
      <w:r>
        <w:t>COMMON MISTAKE: Calling preparation complete when the requested outcome was execution.</w:t>
      </w:r>
    </w:p>
    <w:p w14:paraId="6649C6F8" w14:textId="77777777" w:rsidR="003515BF" w:rsidRDefault="00000000">
      <w:pPr>
        <w:pStyle w:val="Callout"/>
      </w:pPr>
      <w:r>
        <w:lastRenderedPageBreak/>
        <w:t>TIP AND TRICK: Before saying “done,” name the next action available to the user now.</w:t>
      </w:r>
    </w:p>
    <w:p w14:paraId="37630F75" w14:textId="77777777" w:rsidR="003515BF" w:rsidRDefault="00000000">
      <w:pPr>
        <w:pStyle w:val="Heading1"/>
        <w:pageBreakBefore/>
      </w:pPr>
      <w:r>
        <w:rPr>
          <w:color w:val="0000FF"/>
        </w:rPr>
        <w:lastRenderedPageBreak/>
        <w:t>PART VII — CONTINUATION AND RECOVERY</w:t>
      </w:r>
    </w:p>
    <w:p w14:paraId="6E54BC8A" w14:textId="77777777" w:rsidR="003515BF" w:rsidRDefault="00000000">
      <w:pPr>
        <w:pStyle w:val="MainIdea"/>
      </w:pPr>
      <w:r>
        <w:t>“</w:t>
      </w:r>
      <w:r>
        <w:rPr>
          <w:b/>
        </w:rPr>
        <w:t>Main Idea:</w:t>
      </w:r>
      <w:r>
        <w:t xml:space="preserve"> Preserve enough state to resume personal work cleanly without turning every ongoing task into an archive project.”</w:t>
      </w:r>
    </w:p>
    <w:p w14:paraId="43D1ED73" w14:textId="77777777" w:rsidR="003515BF" w:rsidRDefault="00000000">
      <w:r>
        <w:t>Personal AI projects often pause because real life interrupts them. The useful continuity question is not how to preserve the whole conversation; it is what the next session must know to continue correctly.</w:t>
      </w:r>
    </w:p>
    <w:p w14:paraId="678F1D3B" w14:textId="77777777" w:rsidR="003515BF" w:rsidRDefault="00000000">
      <w:r>
        <w:t>Save the current source, settled decisions, unresolved issues, and next step. When the session degrades, recover from that explicit state rather than relying on the assistant to reconstruct your history.</w:t>
      </w:r>
    </w:p>
    <w:p w14:paraId="78615312" w14:textId="77777777" w:rsidR="003515BF" w:rsidRDefault="00000000">
      <w:pPr>
        <w:pStyle w:val="Callout"/>
      </w:pPr>
      <w:r>
        <w:t>PERSONAL EXAMPLE: Pause a home-repair research project after choosing the repair approach. Save the approved scope, current estimates, unresolved scheduling question, and next step before opening a fresh chat later.</w:t>
      </w:r>
    </w:p>
    <w:p w14:paraId="48BCD64B" w14:textId="77777777" w:rsidR="003515BF" w:rsidRDefault="00000000">
      <w:pPr>
        <w:pStyle w:val="Callout"/>
      </w:pPr>
      <w:r>
        <w:t>COMMON MISTAKE: Keeping the chat open for weeks because restarting feels like losing work, even as version and scope confusion grow.</w:t>
      </w:r>
    </w:p>
    <w:p w14:paraId="0F75E5B9" w14:textId="77777777" w:rsidR="003515BF" w:rsidRDefault="00000000">
      <w:pPr>
        <w:pStyle w:val="Callout"/>
      </w:pPr>
      <w:r>
        <w:t>TIP AND TRICK: End a session at a clean checkpoint while the authoritative state is still easy to name.</w:t>
      </w:r>
    </w:p>
    <w:p w14:paraId="38FAA1F4" w14:textId="77777777" w:rsidR="003515BF" w:rsidRDefault="00000000">
      <w:pPr>
        <w:pStyle w:val="Heading2"/>
      </w:pPr>
      <w:r>
        <w:rPr>
          <w:color w:val="0000FF"/>
        </w:rPr>
        <w:t>7.1  When to End a Session</w:t>
      </w:r>
    </w:p>
    <w:p w14:paraId="0223ECE1" w14:textId="77777777" w:rsidR="003515BF" w:rsidRDefault="00000000">
      <w:pPr>
        <w:pStyle w:val="MainIdea"/>
      </w:pPr>
      <w:r>
        <w:t>“</w:t>
      </w:r>
      <w:r>
        <w:rPr>
          <w:b/>
        </w:rPr>
        <w:t>Main Idea:</w:t>
      </w:r>
      <w:r>
        <w:t xml:space="preserve"> End personal sessions at natural checkpoints or when maintaining the conversation becomes harder than restoring a clean state.”</w:t>
      </w:r>
    </w:p>
    <w:p w14:paraId="3743220B" w14:textId="77777777" w:rsidR="003515BF" w:rsidRDefault="00000000">
      <w:r>
        <w:t>Good personal stopping points include completing a comparison, approving a plan, generating and verifying an artifact, reaching a decision that requires outside action, or waiting for new information.</w:t>
      </w:r>
    </w:p>
    <w:p w14:paraId="257DE395" w14:textId="77777777" w:rsidR="003515BF" w:rsidRDefault="00000000">
      <w:r>
        <w:t>Also stop when you repeatedly correct old assumptions, re-explain settled decisions, or struggle to identify the current source. That is a signal that continuity will improve by packaging the state and starting fresh.</w:t>
      </w:r>
    </w:p>
    <w:p w14:paraId="69907E9A" w14:textId="77777777" w:rsidR="003515BF" w:rsidRDefault="00000000">
      <w:pPr>
        <w:pStyle w:val="Callout"/>
      </w:pPr>
      <w:r>
        <w:t>PERSONAL EXAMPLE: Finish the research stage of a purchase project, save the shortlist and verified criteria, then start a fresh session for finalist comparison rather than dragging every discarded option forward.</w:t>
      </w:r>
    </w:p>
    <w:p w14:paraId="6755D1FA" w14:textId="77777777" w:rsidR="003515BF" w:rsidRDefault="00000000">
      <w:pPr>
        <w:pStyle w:val="Callout"/>
      </w:pPr>
      <w:r>
        <w:t>COMMON MISTAKE: Ending only when the chat becomes unusable.</w:t>
      </w:r>
    </w:p>
    <w:p w14:paraId="62656392" w14:textId="77777777" w:rsidR="003515BF" w:rsidRDefault="00000000">
      <w:pPr>
        <w:pStyle w:val="Callout"/>
      </w:pPr>
      <w:r>
        <w:t>TIP AND TRICK: Choose checkpoints by state change: research complete, decision made, artifact verified, or outside dependency reached.</w:t>
      </w:r>
    </w:p>
    <w:p w14:paraId="66A9CCA0" w14:textId="77777777" w:rsidR="003515BF" w:rsidRDefault="00000000">
      <w:pPr>
        <w:pStyle w:val="Heading2"/>
      </w:pPr>
      <w:r>
        <w:rPr>
          <w:color w:val="0000FF"/>
        </w:rPr>
        <w:t>7.2  Continuation Packages</w:t>
      </w:r>
    </w:p>
    <w:p w14:paraId="1B1C083E" w14:textId="77777777" w:rsidR="003515BF" w:rsidRDefault="00000000">
      <w:pPr>
        <w:pStyle w:val="MainIdea"/>
      </w:pPr>
      <w:r>
        <w:t>“</w:t>
      </w:r>
      <w:r>
        <w:rPr>
          <w:b/>
        </w:rPr>
        <w:t>Main Idea:</w:t>
      </w:r>
      <w:r>
        <w:t xml:space="preserve"> Use the lightest continuation package that preserves authoritative personal state; it can be simple while still being explicit.”</w:t>
      </w:r>
    </w:p>
    <w:p w14:paraId="1D74FE81" w14:textId="77777777" w:rsidR="003515BF" w:rsidRDefault="00000000">
      <w:r>
        <w:lastRenderedPageBreak/>
        <w:t>For many personal projects, a continuation package can be one small note plus the current source files. Preserve: project purpose, current state, settled decisions, current sources and versions, unresolved questions, and exact next step.</w:t>
      </w:r>
    </w:p>
    <w:p w14:paraId="2C545562" w14:textId="77777777" w:rsidR="003515BF" w:rsidRDefault="00000000">
      <w:r>
        <w:t>A ZIP is useful when several continuation files must move together. A single Markdown or text record may be enough when the files already live in a stable project workspace. The principle is controlled transfer, not a particular container format.</w:t>
      </w:r>
    </w:p>
    <w:p w14:paraId="3A5C651F" w14:textId="77777777" w:rsidR="003515BF" w:rsidRDefault="00000000">
      <w:r>
        <w:t>Do not pack every historical draft. The next session needs the authoritative state, not the entire archaeology of the project.</w:t>
      </w:r>
    </w:p>
    <w:p w14:paraId="05A02BE9" w14:textId="77777777" w:rsidR="003515BF" w:rsidRDefault="00000000">
      <w:pPr>
        <w:pStyle w:val="Callout"/>
      </w:pPr>
      <w:r>
        <w:t>PERSONAL EXAMPLE: A trip continuation note records confirmed travel dates, booked items, current itinerary file, one unresolved transportation choice, and the next comparison to run.</w:t>
      </w:r>
    </w:p>
    <w:p w14:paraId="6CC12E5B" w14:textId="77777777" w:rsidR="003515BF" w:rsidRDefault="00000000">
      <w:pPr>
        <w:pStyle w:val="Callout"/>
      </w:pPr>
      <w:r>
        <w:t>COMMON MISTAKE: Copying the entire chat into a continuation record and burying the current decision inside it.</w:t>
      </w:r>
    </w:p>
    <w:p w14:paraId="4A1C5969" w14:textId="77777777" w:rsidR="003515BF" w:rsidRDefault="00000000">
      <w:pPr>
        <w:pStyle w:val="Callout"/>
      </w:pPr>
      <w:r>
        <w:t>TIP AND TRICK: If the next session can identify the source, decision, and next step in under a minute, the handoff is probably lean enough.</w:t>
      </w:r>
    </w:p>
    <w:p w14:paraId="3C9EF0D4" w14:textId="77777777" w:rsidR="003515BF" w:rsidRDefault="00000000">
      <w:pPr>
        <w:pStyle w:val="Heading2"/>
      </w:pPr>
      <w:r>
        <w:rPr>
          <w:color w:val="0000FF"/>
        </w:rPr>
        <w:t>7.3  Starting a New Session</w:t>
      </w:r>
    </w:p>
    <w:p w14:paraId="3889CD22" w14:textId="77777777" w:rsidR="003515BF" w:rsidRDefault="00000000">
      <w:pPr>
        <w:pStyle w:val="MainIdea"/>
      </w:pPr>
      <w:r>
        <w:t>“</w:t>
      </w:r>
      <w:r>
        <w:rPr>
          <w:b/>
        </w:rPr>
        <w:t>Main Idea:</w:t>
      </w:r>
      <w:r>
        <w:t xml:space="preserve"> Restore current personal state explicitly before asking the new session to continue substantive work.”</w:t>
      </w:r>
    </w:p>
    <w:p w14:paraId="198F5C35" w14:textId="77777777" w:rsidR="003515BF" w:rsidRDefault="00000000">
      <w:r>
        <w:t>Provide the continuation record and current source files first. Ask the assistant to reflect the restored purpose, current state, controlling sources, settled decisions, and next step. Correct any mismatch before proceeding.</w:t>
      </w:r>
    </w:p>
    <w:p w14:paraId="2BD12257" w14:textId="77777777" w:rsidR="003515BF" w:rsidRDefault="00000000">
      <w:r>
        <w:t>Do not require the new session to reconstruct project history from memory. The point of the continuation record is to replace that dependency with explicit current state.</w:t>
      </w:r>
    </w:p>
    <w:p w14:paraId="111F2938" w14:textId="77777777" w:rsidR="003515BF" w:rsidRDefault="00000000">
      <w:pPr>
        <w:pStyle w:val="Callout"/>
      </w:pPr>
      <w:r>
        <w:t>PERSONAL EXAMPLE: Start a new home-project session by loading the current scope and estimate comparison, then ask the assistant to reflect which option was rejected and what question remains unresolved.</w:t>
      </w:r>
    </w:p>
    <w:p w14:paraId="737CF300" w14:textId="77777777" w:rsidR="003515BF" w:rsidRDefault="00000000">
      <w:pPr>
        <w:pStyle w:val="Callout"/>
      </w:pPr>
      <w:r>
        <w:t>COMMON MISTAKE: Beginning with “continue where we left off” and assuming the assistant has the same working context.</w:t>
      </w:r>
    </w:p>
    <w:p w14:paraId="1B8346E8" w14:textId="77777777" w:rsidR="003515BF" w:rsidRDefault="00000000">
      <w:pPr>
        <w:pStyle w:val="Callout"/>
      </w:pPr>
      <w:r>
        <w:t>TIP AND TRICK: Make the first new-session output a state check, not new work.</w:t>
      </w:r>
    </w:p>
    <w:p w14:paraId="1643E828" w14:textId="77777777" w:rsidR="003515BF" w:rsidRDefault="00000000">
      <w:pPr>
        <w:pStyle w:val="Heading2"/>
      </w:pPr>
      <w:r>
        <w:rPr>
          <w:color w:val="0000FF"/>
        </w:rPr>
        <w:t>7.4  Recovering from a Bad Edit</w:t>
      </w:r>
    </w:p>
    <w:p w14:paraId="462E1103" w14:textId="77777777" w:rsidR="003515BF" w:rsidRDefault="00000000">
      <w:pPr>
        <w:pStyle w:val="MainIdea"/>
      </w:pPr>
      <w:r>
        <w:t>“</w:t>
      </w:r>
      <w:r>
        <w:rPr>
          <w:b/>
        </w:rPr>
        <w:t>Main Idea:</w:t>
      </w:r>
      <w:r>
        <w:t xml:space="preserve"> Use personal backups and canonical files to make recovery a source-control action rather than a memory exercise.”</w:t>
      </w:r>
    </w:p>
    <w:p w14:paraId="704F68B1" w14:textId="77777777" w:rsidR="003515BF" w:rsidRDefault="00000000">
      <w:r>
        <w:t>When a personal artifact is corrupted by an unauthorized edit, stop the branch. Preserve the defective copy only if it helps diagnosis. Return to the last accepted source, reapply the intended change, and verify the affected and protected areas.</w:t>
      </w:r>
    </w:p>
    <w:p w14:paraId="31704EE1" w14:textId="77777777" w:rsidR="003515BF" w:rsidRDefault="00000000">
      <w:r>
        <w:t>This method is equally useful for documents, spreadsheets, checklists, plans, and structured notes.</w:t>
      </w:r>
    </w:p>
    <w:p w14:paraId="3C8EDBE4" w14:textId="77777777" w:rsidR="003515BF" w:rsidRDefault="00000000">
      <w:pPr>
        <w:pStyle w:val="Callout"/>
      </w:pPr>
      <w:r>
        <w:lastRenderedPageBreak/>
        <w:t>PERSONAL EXAMPLE: An AI edit to a household inventory accidentally removes serial numbers from several entries. Return to the last approved inventory and reapply only the intended category labels.</w:t>
      </w:r>
    </w:p>
    <w:p w14:paraId="4F967E9D" w14:textId="77777777" w:rsidR="003515BF" w:rsidRDefault="00000000">
      <w:pPr>
        <w:pStyle w:val="Callout"/>
      </w:pPr>
      <w:r>
        <w:t>COMMON MISTAKE: Trying to reconstruct missing content from memory after the canonical source has been overwritten.</w:t>
      </w:r>
    </w:p>
    <w:p w14:paraId="5B841D22" w14:textId="77777777" w:rsidR="003515BF" w:rsidRDefault="00000000">
      <w:pPr>
        <w:pStyle w:val="Callout"/>
      </w:pPr>
      <w:r>
        <w:t>TIP AND TRICK: Before major edits, confirm that a recoverable prior copy actually exists.</w:t>
      </w:r>
    </w:p>
    <w:p w14:paraId="765E81DB" w14:textId="77777777" w:rsidR="003515BF" w:rsidRDefault="00000000">
      <w:pPr>
        <w:pStyle w:val="Heading3"/>
      </w:pPr>
      <w:r>
        <w:rPr>
          <w:color w:val="0000FF"/>
        </w:rPr>
        <w:t>Prompt Rollback</w:t>
      </w:r>
    </w:p>
    <w:p w14:paraId="22A8ACF7" w14:textId="77777777" w:rsidR="003515BF" w:rsidRDefault="00000000">
      <w:pPr>
        <w:pStyle w:val="MainIdea"/>
      </w:pPr>
      <w:r>
        <w:t>“</w:t>
      </w:r>
      <w:r>
        <w:rPr>
          <w:b/>
        </w:rPr>
        <w:t>Main Idea:</w:t>
      </w:r>
      <w:r>
        <w:t xml:space="preserve"> When the instruction caused the bad personal result, replace the instruction and rerun from the last clean state instead of coaching the contaminated branch back toward correctness.”</w:t>
      </w:r>
    </w:p>
    <w:p w14:paraId="3C0043B1" w14:textId="77777777" w:rsidR="003515BF" w:rsidRDefault="00000000">
      <w:r>
        <w:t>Prompt rollback is especially useful when a conversation has built multiple later assumptions on the original misunderstanding. Corrective turns may preserve parts of the wrong path because the assistant is trying to reconcile everything already said.</w:t>
      </w:r>
    </w:p>
    <w:p w14:paraId="7131AD79" w14:textId="77777777" w:rsidR="003515BF" w:rsidRDefault="00000000">
      <w:r>
        <w:t>If the interface cannot edit or branch from the earlier point, start a fresh chat with the last valid state and the corrected instruction. Keep the failed output as negative evidence only when it is useful for preventing recurrence.</w:t>
      </w:r>
    </w:p>
    <w:p w14:paraId="19D8E270" w14:textId="77777777" w:rsidR="003515BF" w:rsidRDefault="00000000">
      <w:pPr>
        <w:pStyle w:val="Callout"/>
      </w:pPr>
      <w:r>
        <w:t>PERSONAL EXAMPLE: A travel prompt accidentally says “cheapest itinerary” when the real priority is “fewest connections within this budget.” Correct that originating criterion and rerun the comparison from the source data instead of patching every later recommendation.</w:t>
      </w:r>
    </w:p>
    <w:p w14:paraId="30739052" w14:textId="77777777" w:rsidR="003515BF" w:rsidRDefault="00000000">
      <w:pPr>
        <w:pStyle w:val="Callout"/>
      </w:pPr>
      <w:r>
        <w:t>COMMON MISTAKE: Repairing the output when the actual defect is the instruction that produced it.</w:t>
      </w:r>
    </w:p>
    <w:p w14:paraId="5C746504" w14:textId="77777777" w:rsidR="003515BF" w:rsidRDefault="00000000">
      <w:pPr>
        <w:pStyle w:val="Callout"/>
      </w:pPr>
      <w:r>
        <w:t>TIP AND TRICK: Diagnose first: bad execution gets a local correction; bad governing instruction gets rollback.</w:t>
      </w:r>
    </w:p>
    <w:p w14:paraId="78543260" w14:textId="77777777" w:rsidR="003515BF" w:rsidRDefault="00000000">
      <w:pPr>
        <w:pStyle w:val="Heading2"/>
      </w:pPr>
      <w:r>
        <w:rPr>
          <w:color w:val="0000FF"/>
        </w:rPr>
        <w:t>7.5  Recognize Context Degradation</w:t>
      </w:r>
    </w:p>
    <w:p w14:paraId="511D8A9B" w14:textId="77777777" w:rsidR="003515BF" w:rsidRDefault="00000000">
      <w:pPr>
        <w:pStyle w:val="MainIdea"/>
      </w:pPr>
      <w:r>
        <w:t>“</w:t>
      </w:r>
      <w:r>
        <w:rPr>
          <w:b/>
        </w:rPr>
        <w:t>Main Idea:</w:t>
      </w:r>
      <w:r>
        <w:t xml:space="preserve"> Treat repeated personal version, source, and decision confusion as a reason to preserve state and restart before more work is contaminated.”</w:t>
      </w:r>
    </w:p>
    <w:p w14:paraId="755B2E5A" w14:textId="77777777" w:rsidR="003515BF" w:rsidRDefault="00000000">
      <w:r>
        <w:t>Daily users may notice context degradation as repeated questions about settled facts, reappearance of rejected options, confusion about the current file, contradictory summaries, or growing dependence on “what we talked about earlier.” Response lag can be a supporting cue but is not proof by itself.</w:t>
      </w:r>
    </w:p>
    <w:p w14:paraId="460E2EED" w14:textId="77777777" w:rsidR="003515BF" w:rsidRDefault="00000000">
      <w:r>
        <w:t>A clean restart is usually cheaper than continuing to correct a session that no longer has a trustworthy state. Save the current source and decisions, create a short continuation record, then resume from that record.</w:t>
      </w:r>
    </w:p>
    <w:p w14:paraId="292B1A3B" w14:textId="77777777" w:rsidR="003515BF" w:rsidRDefault="00000000">
      <w:pPr>
        <w:pStyle w:val="Callout"/>
      </w:pPr>
      <w:r>
        <w:t>PERSONAL EXAMPLE: If the assistant twice uses an old budget after you corrected it, stop the session, preserve the current verified budget and decisions, and restart from that clean state.</w:t>
      </w:r>
    </w:p>
    <w:p w14:paraId="759A24FE" w14:textId="77777777" w:rsidR="003515BF" w:rsidRDefault="00000000">
      <w:pPr>
        <w:pStyle w:val="Callout"/>
      </w:pPr>
      <w:r>
        <w:t>COMMON MISTAKE: Adding another corrective paragraph every time the session confuses versions.</w:t>
      </w:r>
    </w:p>
    <w:p w14:paraId="358A2321" w14:textId="77777777" w:rsidR="003515BF" w:rsidRDefault="00000000">
      <w:pPr>
        <w:pStyle w:val="Callout"/>
      </w:pPr>
      <w:r>
        <w:t>TIP AND TRICK: Repeated version confusion is a workflow signal, not merely an annoyance.</w:t>
      </w:r>
    </w:p>
    <w:p w14:paraId="0F727066" w14:textId="77777777" w:rsidR="003515BF" w:rsidRDefault="00000000">
      <w:pPr>
        <w:pStyle w:val="Heading1"/>
        <w:pageBreakBefore/>
      </w:pPr>
      <w:r>
        <w:rPr>
          <w:color w:val="0000FF"/>
        </w:rPr>
        <w:lastRenderedPageBreak/>
        <w:t>VOLUME 2 — FINAL OPERATIONAL CHECKLIST</w:t>
      </w:r>
    </w:p>
    <w:p w14:paraId="344EB081" w14:textId="77777777" w:rsidR="003515BF" w:rsidRDefault="00000000">
      <w:pPr>
        <w:pStyle w:val="MainIdea"/>
      </w:pPr>
      <w:r>
        <w:t>“</w:t>
      </w:r>
      <w:r>
        <w:rPr>
          <w:b/>
        </w:rPr>
        <w:t>Main Idea:</w:t>
      </w:r>
      <w:r>
        <w:t xml:space="preserve"> Use a Daily / Personal checklist that preserves the Beginner controls while adding recurrence, privacy classification, decision separation, and continuity.”</w:t>
      </w:r>
    </w:p>
    <w:p w14:paraId="49D60839" w14:textId="77777777" w:rsidR="003515BF" w:rsidRDefault="00000000">
      <w:r>
        <w:t>Use this expanded checklist for personal work that matters enough to preserve or act on:</w:t>
      </w:r>
    </w:p>
    <w:p w14:paraId="330657DD" w14:textId="77777777" w:rsidR="003515BF" w:rsidRDefault="00000000">
      <w:r>
        <w:t>☐ 1. State the result in one sentence.</w:t>
      </w:r>
      <w:r>
        <w:br/>
        <w:t>☐ 2. Classify the sensitivity of the material before sharing it.</w:t>
      </w:r>
      <w:r>
        <w:br/>
        <w:t>☐ 3. Provide only the sources and background that change the answer.</w:t>
      </w:r>
      <w:r>
        <w:br/>
        <w:t>☐ 4. Keep one clear in-scope task and one important exclusion.</w:t>
      </w:r>
      <w:r>
        <w:br/>
        <w:t>☐ 5. Separate verified facts, assumptions, preferences, and recommendations when deciding.</w:t>
      </w:r>
      <w:r>
        <w:br/>
        <w:t>☐ 6. Reflect before consequential or hard-to-reverse work.</w:t>
      </w:r>
      <w:r>
        <w:br/>
        <w:t>☐ 7. Approve the reflected scope before execution.</w:t>
      </w:r>
      <w:r>
        <w:br/>
        <w:t>☐ 8. Work in reviewable stages when later work depends on earlier decisions.</w:t>
      </w:r>
      <w:r>
        <w:br/>
        <w:t>☐ 9. Ask what material factor has not been considered.</w:t>
      </w:r>
      <w:r>
        <w:br/>
        <w:t>☐ 10. Stop when another pass no longer changes anything important.</w:t>
      </w:r>
      <w:r>
        <w:br/>
        <w:t>☐ 11. Identify the canonical source before editing an important file.</w:t>
      </w:r>
      <w:r>
        <w:br/>
        <w:t>☐ 12. Create a derivative instead of silently overwriting the known-good source.</w:t>
      </w:r>
      <w:r>
        <w:br/>
        <w:t>☐ 13. Verify claims with evidence appropriate to the claim.</w:t>
      </w:r>
      <w:r>
        <w:br/>
        <w:t>☐ 14. Verify the actual artifact, not just the assistant’s description of it.</w:t>
      </w:r>
      <w:r>
        <w:br/>
        <w:t>☐ 15. Separate completed, failed, unverified, and deferred work.</w:t>
      </w:r>
      <w:r>
        <w:br/>
        <w:t>☐ 16. Use stronger safeguards before sending, buying, booking, deleting, sharing, or changing a live account or system.</w:t>
      </w:r>
      <w:r>
        <w:br/>
        <w:t>☐ 17. Save the current source, decisions, and next step when the work will continue.</w:t>
      </w:r>
      <w:r>
        <w:br/>
        <w:t>☐ 18. Keep final judgment and responsibility with the human user.</w:t>
      </w:r>
    </w:p>
    <w:p w14:paraId="15657502" w14:textId="77777777" w:rsidR="003515BF" w:rsidRDefault="00000000">
      <w:pPr>
        <w:pStyle w:val="Callout"/>
      </w:pPr>
      <w:r>
        <w:t>PERSONAL EXAMPLE: Print or save the checklist for use on recurring household or personal projects that involve several sessions or files.</w:t>
      </w:r>
    </w:p>
    <w:p w14:paraId="70467849" w14:textId="77777777" w:rsidR="003515BF" w:rsidRDefault="00000000">
      <w:pPr>
        <w:pStyle w:val="Callout"/>
      </w:pPr>
      <w:r>
        <w:t>COMMON MISTAKE: Applying all eighteen items to a trivial one-turn task.</w:t>
      </w:r>
    </w:p>
    <w:p w14:paraId="5A8168F3" w14:textId="77777777" w:rsidR="003515BF" w:rsidRDefault="00000000">
      <w:pPr>
        <w:pStyle w:val="Callout"/>
      </w:pPr>
      <w:r>
        <w:t>TIP AND TRICK: Use the checklist as a risk-based prompt for attention, not as mandatory ceremony.</w:t>
      </w:r>
    </w:p>
    <w:p w14:paraId="31A429CA" w14:textId="77777777" w:rsidR="003515BF" w:rsidRDefault="00000000">
      <w:pPr>
        <w:pStyle w:val="Heading1"/>
        <w:pageBreakBefore/>
      </w:pPr>
      <w:r>
        <w:rPr>
          <w:color w:val="0000FF"/>
        </w:rPr>
        <w:lastRenderedPageBreak/>
        <w:t>VOLUME 2 — FINAL RULE</w:t>
      </w:r>
    </w:p>
    <w:p w14:paraId="01E3F95D" w14:textId="77777777" w:rsidR="003515BF" w:rsidRDefault="00000000">
      <w:pPr>
        <w:pStyle w:val="MainIdea"/>
      </w:pPr>
      <w:r>
        <w:t>“</w:t>
      </w:r>
      <w:r>
        <w:rPr>
          <w:b/>
        </w:rPr>
        <w:t>Main Idea:</w:t>
      </w:r>
      <w:r>
        <w:t xml:space="preserve"> Use AI often enough to extend your capability, but never so casually that convenience replaces evidence, authority, or your own judgment.”</w:t>
      </w:r>
    </w:p>
    <w:p w14:paraId="21E20322" w14:textId="77777777" w:rsidR="003515BF" w:rsidRDefault="00000000">
      <w:r>
        <w:t>Daily use should make you more capable, not less attentive. Let the assistant reduce the mechanical load of reading, organizing, comparing, drafting, and checking so you can spend more attention on the parts that remain human: what matters, which tradeoffs you accept, what evidence you trust, what you authorize, and what consequences you are willing to own.</w:t>
      </w:r>
    </w:p>
    <w:p w14:paraId="769EF87B" w14:textId="77777777" w:rsidR="003515BF" w:rsidRDefault="00000000">
      <w:r>
        <w:t>A good personal AI workflow therefore becomes easier over time without becoming invisible. You should be able to identify the objective, the source, the current state, the decision boundary, and the evidence behind an important result whenever those things matter.</w:t>
      </w:r>
    </w:p>
    <w:p w14:paraId="4BAF8251" w14:textId="77777777" w:rsidR="003515BF" w:rsidRDefault="00000000">
      <w:r>
        <w:t>The strongest measure of successful augmentation is not how much the AI did. It is whether the combined process let you see more clearly, act more deliberately, preserve what mattered, and remain in control of the final decision.</w:t>
      </w:r>
    </w:p>
    <w:p w14:paraId="27272C2D" w14:textId="77777777" w:rsidR="003515BF" w:rsidRDefault="00000000">
      <w:pPr>
        <w:pStyle w:val="Callout"/>
      </w:pPr>
      <w:r>
        <w:t>PERSONAL EXAMPLE: Use the assistant to assemble and test a decision, then make the decision yourself from evidence you can inspect.</w:t>
      </w:r>
    </w:p>
    <w:p w14:paraId="24D69084" w14:textId="77777777" w:rsidR="003515BF" w:rsidRDefault="00000000">
      <w:pPr>
        <w:pStyle w:val="Callout"/>
      </w:pPr>
      <w:r>
        <w:t>COMMON MISTAKE: Allowing convenience to turn a tool for augmentation into an unexamined substitute for judgment.</w:t>
      </w:r>
    </w:p>
    <w:p w14:paraId="5672ED72" w14:textId="77777777" w:rsidR="003515BF" w:rsidRDefault="00000000">
      <w:pPr>
        <w:pStyle w:val="Callout"/>
      </w:pPr>
      <w:r>
        <w:t>TIP AND TRICK: Keep the human in control of objective, evidence, approval, authority, and consequence.</w:t>
      </w:r>
    </w:p>
    <w:p w14:paraId="120C11EC" w14:textId="77777777" w:rsidR="00E51085" w:rsidRDefault="00000000">
      <w:pPr>
        <w:pStyle w:val="Heading1"/>
        <w:pageBreakBefore/>
      </w:pPr>
      <w:r>
        <w:rPr>
          <w:color w:val="0000FF"/>
        </w:rPr>
        <w:lastRenderedPageBreak/>
        <w:t>APPENDIX A — SESSION CONTINUITY</w:t>
      </w:r>
    </w:p>
    <w:p w14:paraId="74184699" w14:textId="77777777" w:rsidR="00E51085" w:rsidRDefault="00000000">
      <w:pPr>
        <w:pStyle w:val="MainIdea"/>
      </w:pPr>
      <w:r>
        <w:rPr>
          <w:highlight w:val="yellow"/>
        </w:rPr>
        <w:t>“</w:t>
      </w:r>
      <w:r>
        <w:rPr>
          <w:b/>
          <w:highlight w:val="yellow"/>
        </w:rPr>
        <w:t>Main Idea:</w:t>
      </w:r>
      <w:r>
        <w:rPr>
          <w:highlight w:val="yellow"/>
        </w:rPr>
        <w:t xml:space="preserve"> Preserve enough authoritative state at the end of one session that the next session can resume the same project without relying on conversational memory.”</w:t>
      </w:r>
    </w:p>
    <w:p w14:paraId="625960CE" w14:textId="77777777" w:rsidR="00E51085" w:rsidRDefault="00000000">
      <w:r>
        <w:rPr>
          <w:highlight w:val="yellow"/>
        </w:rPr>
        <w:t>Session continuity is the controlled transfer of project state from one LLM session to the next. It preserves the current objective, settled decisions, active constraints, current files and versions, unfinished work, and the exact next step so a new session can continue from a known state instead of reconstructing history from memory.</w:t>
      </w:r>
    </w:p>
    <w:p w14:paraId="19E3972E" w14:textId="77777777" w:rsidR="00E51085" w:rsidRDefault="00000000">
      <w:r>
        <w:rPr>
          <w:color w:val="0000FF"/>
          <w:highlight w:val="yellow"/>
        </w:rPr>
        <w:t>Controlling sections: 7.1 When to End a Session; 7.2 Continuation Packages; 7.3 Starting a New Session; 7.5 Recognize Context Degradation.</w:t>
      </w:r>
    </w:p>
    <w:p w14:paraId="4B2B791B" w14:textId="77777777" w:rsidR="00403725" w:rsidRDefault="00000000">
      <w:pPr>
        <w:pStyle w:val="SmallNote"/>
      </w:pPr>
      <w:r>
        <w:rPr>
          <w:color w:val="0000FF"/>
        </w:rPr>
        <w:t>DAILY / PERSONAL EXTENSION: Use a compact personal continuity record so a later session can resume the same body of work without reconstructing the conversation.</w:t>
      </w:r>
    </w:p>
    <w:p w14:paraId="5DD1DFE4" w14:textId="77777777" w:rsidR="003515BF" w:rsidRDefault="00000000">
      <w:r>
        <w:rPr>
          <w:highlight w:val="yellow"/>
        </w:rPr>
        <w:t>For personal projects, the Continuation Record can be shorter than a formal project handoff while preserving the same essential state. It should identify the objective, current status, completed decisions, active constraints, current files, unresolved items, and next step.</w:t>
      </w:r>
    </w:p>
    <w:p w14:paraId="57871AEC" w14:textId="77777777" w:rsidR="003515BF" w:rsidRDefault="00000000">
      <w:r>
        <w:rPr>
          <w:highlight w:val="yellow"/>
        </w:rPr>
        <w:t>The record should distinguish current facts from history. Old decisions matter only when they explain a still-active constraint or prevent the same rejected path from being reopened.</w:t>
      </w:r>
    </w:p>
    <w:p w14:paraId="7520BB8E" w14:textId="77777777" w:rsidR="003515BF" w:rsidRDefault="00000000">
      <w:pPr>
        <w:pStyle w:val="Callout"/>
      </w:pPr>
      <w:r>
        <w:rPr>
          <w:highlight w:val="yellow"/>
        </w:rPr>
        <w:t>PERSONAL EXAMPLE: A continuation record for a home repair can fit on one page: current problem, chosen repair path, current estimate file, parts already purchased, unresolved scheduling issue, and next action.</w:t>
      </w:r>
    </w:p>
    <w:p w14:paraId="03C81F0A" w14:textId="77777777" w:rsidR="003515BF" w:rsidRDefault="00000000">
      <w:pPr>
        <w:pStyle w:val="Callout"/>
      </w:pPr>
      <w:r>
        <w:rPr>
          <w:highlight w:val="yellow"/>
        </w:rPr>
        <w:t>COMMON MISTAKE: Writing a narrative history that is harder to verify than the project itself.</w:t>
      </w:r>
    </w:p>
    <w:p w14:paraId="2F5B7E34" w14:textId="77777777" w:rsidR="003515BF" w:rsidRDefault="00000000">
      <w:pPr>
        <w:pStyle w:val="Callout"/>
      </w:pPr>
      <w:r>
        <w:rPr>
          <w:highlight w:val="yellow"/>
        </w:rPr>
        <w:t>TIP AND TRICK: Prefer fields and bullets that can be checked quickly over prose that reconstructs the whole story.</w:t>
      </w:r>
    </w:p>
    <w:p w14:paraId="640553E0" w14:textId="77777777" w:rsidR="00E51085" w:rsidRDefault="00000000">
      <w:pPr>
        <w:pStyle w:val="Heading2"/>
      </w:pPr>
      <w:r>
        <w:rPr>
          <w:color w:val="0000FF"/>
        </w:rPr>
        <w:t>Standard Project Session Lifecycle</w:t>
      </w:r>
    </w:p>
    <w:p w14:paraId="3B6FA10D" w14:textId="77777777" w:rsidR="00E51085" w:rsidRDefault="00000000">
      <w:r>
        <w:rPr>
          <w:highlight w:val="yellow"/>
        </w:rPr>
        <w:t>1. WORK — Work normally on the project until a natural stopping point or context-degradation signal appears.</w:t>
      </w:r>
    </w:p>
    <w:p w14:paraId="4482400C" w14:textId="77777777" w:rsidR="00E51085" w:rsidRDefault="00000000">
      <w:r>
        <w:rPr>
          <w:highlight w:val="yellow"/>
        </w:rPr>
        <w:t>2. END THE SESSION — Use the End Session Prompt to create a handoff package from the current session and current project sources.</w:t>
      </w:r>
    </w:p>
    <w:p w14:paraId="53DFDB68" w14:textId="77777777" w:rsidR="00E51085" w:rsidRDefault="00000000">
      <w:r>
        <w:rPr>
          <w:highlight w:val="yellow"/>
        </w:rPr>
        <w:t>3. SAVE THE HANDOFF — Save the Continuation Record, Resume Session Prompt, and any current files the next session will actually need.</w:t>
      </w:r>
    </w:p>
    <w:p w14:paraId="4DF116D2" w14:textId="77777777" w:rsidR="00E51085" w:rsidRDefault="00000000">
      <w:r>
        <w:rPr>
          <w:highlight w:val="yellow"/>
        </w:rPr>
        <w:t>4. START THE NEXT SESSION — Provide the saved handoff files, use the Resume Session Prompt, verify the restored state, and continue from the recorded next step.</w:t>
      </w:r>
    </w:p>
    <w:p w14:paraId="350561AA" w14:textId="77777777" w:rsidR="00403725" w:rsidRDefault="00000000">
      <w:pPr>
        <w:pStyle w:val="SmallNote"/>
      </w:pPr>
      <w:r>
        <w:rPr>
          <w:color w:val="0000FF"/>
        </w:rPr>
        <w:t>DAILY / PERSONAL EXTENSION: Use a simple personal lifecycle: work, stop cleanly, save state, restore state, then continue.</w:t>
      </w:r>
    </w:p>
    <w:p w14:paraId="2A807566" w14:textId="77777777" w:rsidR="003515BF" w:rsidRDefault="00000000">
      <w:r>
        <w:rPr>
          <w:highlight w:val="yellow"/>
        </w:rPr>
        <w:t>1. WORK — advance one coherent body of work.</w:t>
      </w:r>
      <w:r>
        <w:rPr>
          <w:highlight w:val="yellow"/>
        </w:rPr>
        <w:br/>
        <w:t>2. CHECKPOINT — stop when a stage, decision, artifact, or outside dependency is reached.</w:t>
      </w:r>
      <w:r>
        <w:rPr>
          <w:highlight w:val="yellow"/>
        </w:rPr>
        <w:br/>
        <w:t>3. SAVE — preserve the continuation record and current source files.</w:t>
      </w:r>
      <w:r>
        <w:rPr>
          <w:highlight w:val="yellow"/>
        </w:rPr>
        <w:br/>
        <w:t>4. RESTORE — in the next session, load the record and sources and reflect the state.</w:t>
      </w:r>
      <w:r>
        <w:rPr>
          <w:highlight w:val="yellow"/>
        </w:rPr>
        <w:br/>
        <w:t>5. CONTINUE — proceed only after the restored state is correct.</w:t>
      </w:r>
    </w:p>
    <w:p w14:paraId="1D249E34" w14:textId="77777777" w:rsidR="003515BF" w:rsidRDefault="00000000">
      <w:r>
        <w:rPr>
          <w:highlight w:val="yellow"/>
        </w:rPr>
        <w:lastRenderedPageBreak/>
        <w:t>This lifecycle scales from a weekend project to a multi-month personal undertaking without requiring the user to preserve every chat turn.</w:t>
      </w:r>
    </w:p>
    <w:p w14:paraId="20D5E3B2" w14:textId="77777777" w:rsidR="003515BF" w:rsidRDefault="00000000">
      <w:pPr>
        <w:pStyle w:val="Callout"/>
      </w:pPr>
      <w:r>
        <w:rPr>
          <w:highlight w:val="yellow"/>
        </w:rPr>
        <w:t>PERSONAL EXAMPLE: End a session after finalizing a shortlist; restore from that shortlist and the decision criteria later when current prices are available.</w:t>
      </w:r>
    </w:p>
    <w:p w14:paraId="488CDCFC" w14:textId="77777777" w:rsidR="003515BF" w:rsidRDefault="00000000">
      <w:pPr>
        <w:pStyle w:val="Callout"/>
      </w:pPr>
      <w:r>
        <w:rPr>
          <w:highlight w:val="yellow"/>
        </w:rPr>
        <w:t>COMMON MISTAKE: Treating a long chat itself as the project record.</w:t>
      </w:r>
    </w:p>
    <w:p w14:paraId="5F0687A9" w14:textId="77777777" w:rsidR="003515BF" w:rsidRDefault="00000000">
      <w:pPr>
        <w:pStyle w:val="Callout"/>
      </w:pPr>
      <w:r>
        <w:rPr>
          <w:highlight w:val="yellow"/>
        </w:rPr>
        <w:t>TIP AND TRICK: Save at decision boundaries, not merely when you are tired of the conversation.</w:t>
      </w:r>
    </w:p>
    <w:p w14:paraId="188F4F9D" w14:textId="77777777" w:rsidR="00E51085" w:rsidRDefault="00000000">
      <w:pPr>
        <w:pStyle w:val="Heading2"/>
      </w:pPr>
      <w:r>
        <w:rPr>
          <w:color w:val="0000FF"/>
        </w:rPr>
        <w:t>What the Continuation Record Must Preserve</w:t>
      </w:r>
    </w:p>
    <w:p w14:paraId="4CEDFF1E" w14:textId="77777777" w:rsidR="00E51085" w:rsidRDefault="00000000">
      <w:r>
        <w:rPr>
          <w:highlight w:val="yellow"/>
        </w:rPr>
        <w:t>Current project objective.</w:t>
      </w:r>
    </w:p>
    <w:p w14:paraId="61610DDE" w14:textId="77777777" w:rsidR="00E51085" w:rsidRDefault="00000000">
      <w:r>
        <w:rPr>
          <w:highlight w:val="yellow"/>
        </w:rPr>
        <w:t>Current project state.</w:t>
      </w:r>
    </w:p>
    <w:p w14:paraId="635DF409" w14:textId="77777777" w:rsidR="00E51085" w:rsidRDefault="00000000">
      <w:r>
        <w:rPr>
          <w:highlight w:val="yellow"/>
        </w:rPr>
        <w:t>Work completed during the session.</w:t>
      </w:r>
    </w:p>
    <w:p w14:paraId="2667D6D0" w14:textId="77777777" w:rsidR="00E51085" w:rsidRDefault="00000000">
      <w:r>
        <w:rPr>
          <w:highlight w:val="yellow"/>
        </w:rPr>
        <w:t>Decisions already made.</w:t>
      </w:r>
    </w:p>
    <w:p w14:paraId="78A89F5C" w14:textId="77777777" w:rsidR="00E51085" w:rsidRDefault="00000000">
      <w:r>
        <w:rPr>
          <w:highlight w:val="yellow"/>
        </w:rPr>
        <w:t>Important constraints that still apply.</w:t>
      </w:r>
    </w:p>
    <w:p w14:paraId="77F6764B" w14:textId="77777777" w:rsidR="00E51085" w:rsidRDefault="00000000">
      <w:r>
        <w:rPr>
          <w:highlight w:val="yellow"/>
        </w:rPr>
        <w:t>Unfinished work.</w:t>
      </w:r>
    </w:p>
    <w:p w14:paraId="45250E69" w14:textId="77777777" w:rsidR="00E51085" w:rsidRDefault="00000000">
      <w:r>
        <w:rPr>
          <w:highlight w:val="yellow"/>
        </w:rPr>
        <w:t>Current source files and versions.</w:t>
      </w:r>
    </w:p>
    <w:p w14:paraId="39A6B307" w14:textId="77777777" w:rsidR="00E51085" w:rsidRDefault="00000000">
      <w:r>
        <w:rPr>
          <w:highlight w:val="yellow"/>
        </w:rPr>
        <w:t>Any missing or conflicting information.</w:t>
      </w:r>
    </w:p>
    <w:p w14:paraId="4B2EE810" w14:textId="77777777" w:rsidR="00E51085" w:rsidRDefault="00000000">
      <w:r>
        <w:rPr>
          <w:highlight w:val="yellow"/>
        </w:rPr>
        <w:t>The exact next step.</w:t>
      </w:r>
    </w:p>
    <w:p w14:paraId="61898374" w14:textId="77777777" w:rsidR="00403725" w:rsidRDefault="00000000">
      <w:pPr>
        <w:pStyle w:val="SmallNote"/>
      </w:pPr>
      <w:r>
        <w:rPr>
          <w:color w:val="0000FF"/>
        </w:rPr>
        <w:t>DAILY / PERSONAL EXTENSION: Preserve only the personal state that can change the next correct action.</w:t>
      </w:r>
    </w:p>
    <w:p w14:paraId="7384EA94" w14:textId="77777777" w:rsidR="003515BF" w:rsidRDefault="00000000">
      <w:r>
        <w:rPr>
          <w:highlight w:val="yellow"/>
        </w:rPr>
        <w:t>A practical record contains: OBJECTIVE; CURRENT STATE; COMPLETED DECISIONS; ACTIVE CONSTRAINTS; CURRENT SOURCES AND VERSIONS; UNRESOLVED QUESTIONS; OUTSIDE DEPENDENCIES; and NEXT STEP.</w:t>
      </w:r>
    </w:p>
    <w:p w14:paraId="4D28301E" w14:textId="77777777" w:rsidR="003515BF" w:rsidRDefault="00000000">
      <w:r>
        <w:rPr>
          <w:highlight w:val="yellow"/>
        </w:rPr>
        <w:t>When privacy matters, avoid duplicating sensitive source content in the continuation note. Record the source filename and what it controls instead.</w:t>
      </w:r>
    </w:p>
    <w:p w14:paraId="19CACE96" w14:textId="77777777" w:rsidR="003515BF" w:rsidRDefault="00000000">
      <w:pPr>
        <w:pStyle w:val="Callout"/>
      </w:pPr>
      <w:r>
        <w:rPr>
          <w:highlight w:val="yellow"/>
        </w:rPr>
        <w:t>PERSONAL EXAMPLE: Instead of copying an entire financial statement into the handoff, record that `Statement-2026-08.pdf` is the controlling source for current balances and keep the file itself protected.</w:t>
      </w:r>
    </w:p>
    <w:p w14:paraId="1464023F" w14:textId="77777777" w:rsidR="003515BF" w:rsidRDefault="00000000">
      <w:pPr>
        <w:pStyle w:val="Callout"/>
      </w:pPr>
      <w:r>
        <w:rPr>
          <w:highlight w:val="yellow"/>
        </w:rPr>
        <w:t>COMMON MISTAKE: Duplicating sensitive data into multiple handoff files simply for convenience.</w:t>
      </w:r>
    </w:p>
    <w:p w14:paraId="5BB6F5BD" w14:textId="77777777" w:rsidR="003515BF" w:rsidRDefault="00000000">
      <w:pPr>
        <w:pStyle w:val="Callout"/>
      </w:pPr>
      <w:r>
        <w:rPr>
          <w:highlight w:val="yellow"/>
        </w:rPr>
        <w:t>TIP AND TRICK: Reference authoritative files by name rather than repeating their contents unless the next session truly needs the text inline.</w:t>
      </w:r>
    </w:p>
    <w:p w14:paraId="14FE3F1C" w14:textId="77777777" w:rsidR="00E51085" w:rsidRDefault="00000000">
      <w:pPr>
        <w:pStyle w:val="Heading2"/>
      </w:pPr>
      <w:r>
        <w:rPr>
          <w:color w:val="0000FF"/>
        </w:rPr>
        <w:t>End Session Prompt</w:t>
      </w:r>
    </w:p>
    <w:p w14:paraId="78C7DAC7" w14:textId="77777777" w:rsidR="00E51085" w:rsidRDefault="00000000">
      <w:r>
        <w:rPr>
          <w:highlight w:val="yellow"/>
        </w:rPr>
        <w:t>I am ending this project session.</w:t>
      </w:r>
    </w:p>
    <w:p w14:paraId="2620FAAE" w14:textId="77777777" w:rsidR="00E51085" w:rsidRDefault="00000000">
      <w:r>
        <w:rPr>
          <w:highlight w:val="yellow"/>
        </w:rPr>
        <w:t>Create a simple continuation package that another ChatGPT session can use to continue this same project without relying on memory from this conversation.</w:t>
      </w:r>
    </w:p>
    <w:p w14:paraId="5A3DBEC0" w14:textId="77777777" w:rsidR="00E51085" w:rsidRDefault="00000000">
      <w:r>
        <w:rPr>
          <w:highlight w:val="yellow"/>
        </w:rPr>
        <w:t>Use this session and the current project source files as the source of truth.</w:t>
      </w:r>
    </w:p>
    <w:p w14:paraId="0DCBA7EA" w14:textId="77777777" w:rsidR="00E51085" w:rsidRDefault="00000000">
      <w:r>
        <w:rPr>
          <w:highlight w:val="yellow"/>
        </w:rPr>
        <w:t>Create:</w:t>
      </w:r>
    </w:p>
    <w:p w14:paraId="58F57F84" w14:textId="77777777" w:rsidR="00E51085" w:rsidRDefault="00000000">
      <w:r>
        <w:rPr>
          <w:highlight w:val="yellow"/>
        </w:rPr>
        <w:lastRenderedPageBreak/>
        <w:t>1. Continuation Record</w:t>
      </w:r>
    </w:p>
    <w:p w14:paraId="5D29DE0B" w14:textId="77777777" w:rsidR="00E51085" w:rsidRDefault="00000000">
      <w:r>
        <w:rPr>
          <w:highlight w:val="yellow"/>
        </w:rPr>
        <w:t>Include:</w:t>
      </w:r>
    </w:p>
    <w:p w14:paraId="2A3825D6" w14:textId="77777777" w:rsidR="00E51085" w:rsidRDefault="00000000">
      <w:pPr>
        <w:pStyle w:val="ListBullet"/>
      </w:pPr>
      <w:r>
        <w:rPr>
          <w:highlight w:val="yellow"/>
        </w:rPr>
        <w:t>Current project objective</w:t>
      </w:r>
    </w:p>
    <w:p w14:paraId="4710546A" w14:textId="77777777" w:rsidR="00E51085" w:rsidRDefault="00000000">
      <w:pPr>
        <w:pStyle w:val="ListBullet"/>
      </w:pPr>
      <w:r>
        <w:rPr>
          <w:highlight w:val="yellow"/>
        </w:rPr>
        <w:t>Current project state</w:t>
      </w:r>
    </w:p>
    <w:p w14:paraId="58833FE5" w14:textId="77777777" w:rsidR="00E51085" w:rsidRDefault="00000000">
      <w:pPr>
        <w:pStyle w:val="ListBullet"/>
      </w:pPr>
      <w:r>
        <w:rPr>
          <w:highlight w:val="yellow"/>
        </w:rPr>
        <w:t>Work completed this session</w:t>
      </w:r>
    </w:p>
    <w:p w14:paraId="3E3728C8" w14:textId="77777777" w:rsidR="00E51085" w:rsidRDefault="00000000">
      <w:pPr>
        <w:pStyle w:val="ListBullet"/>
      </w:pPr>
      <w:r>
        <w:rPr>
          <w:highlight w:val="yellow"/>
        </w:rPr>
        <w:t>Decisions already made</w:t>
      </w:r>
    </w:p>
    <w:p w14:paraId="65244C68" w14:textId="77777777" w:rsidR="00E51085" w:rsidRDefault="00000000">
      <w:pPr>
        <w:pStyle w:val="ListBullet"/>
      </w:pPr>
      <w:r>
        <w:rPr>
          <w:highlight w:val="yellow"/>
        </w:rPr>
        <w:t>Important constraints that still apply</w:t>
      </w:r>
    </w:p>
    <w:p w14:paraId="3C94241F" w14:textId="77777777" w:rsidR="00E51085" w:rsidRDefault="00000000">
      <w:pPr>
        <w:pStyle w:val="ListBullet"/>
      </w:pPr>
      <w:r>
        <w:rPr>
          <w:highlight w:val="yellow"/>
        </w:rPr>
        <w:t>Unfinished work</w:t>
      </w:r>
    </w:p>
    <w:p w14:paraId="1A3A9A26" w14:textId="77777777" w:rsidR="00E51085" w:rsidRDefault="00000000">
      <w:pPr>
        <w:pStyle w:val="ListBullet"/>
      </w:pPr>
      <w:r>
        <w:rPr>
          <w:highlight w:val="yellow"/>
        </w:rPr>
        <w:t>Current source files and versions</w:t>
      </w:r>
    </w:p>
    <w:p w14:paraId="553851F6" w14:textId="77777777" w:rsidR="00E51085" w:rsidRDefault="00000000">
      <w:pPr>
        <w:pStyle w:val="ListBullet"/>
      </w:pPr>
      <w:r>
        <w:rPr>
          <w:highlight w:val="yellow"/>
        </w:rPr>
        <w:t>Any missing or conflicting information</w:t>
      </w:r>
    </w:p>
    <w:p w14:paraId="6CAD2002" w14:textId="77777777" w:rsidR="00E51085" w:rsidRDefault="00000000">
      <w:pPr>
        <w:pStyle w:val="ListBullet"/>
      </w:pPr>
      <w:r>
        <w:rPr>
          <w:highlight w:val="yellow"/>
        </w:rPr>
        <w:t>The exact next step</w:t>
      </w:r>
    </w:p>
    <w:p w14:paraId="48B1DE2B" w14:textId="77777777" w:rsidR="00E51085" w:rsidRDefault="00000000">
      <w:r>
        <w:rPr>
          <w:highlight w:val="yellow"/>
        </w:rPr>
        <w:t>2. Resume Session Prompt</w:t>
      </w:r>
    </w:p>
    <w:p w14:paraId="6AA4F1C2" w14:textId="77777777" w:rsidR="00E51085" w:rsidRDefault="00000000">
      <w:r>
        <w:rPr>
          <w:highlight w:val="yellow"/>
        </w:rPr>
        <w:t>Write a complete prompt for the next ChatGPT session.</w:t>
      </w:r>
    </w:p>
    <w:p w14:paraId="54DB8D05" w14:textId="77777777" w:rsidR="00E51085" w:rsidRDefault="00000000">
      <w:r>
        <w:rPr>
          <w:highlight w:val="yellow"/>
        </w:rPr>
        <w:t>It must instruct the new session to:</w:t>
      </w:r>
    </w:p>
    <w:p w14:paraId="05BDE817" w14:textId="77777777" w:rsidR="00E51085" w:rsidRDefault="00000000">
      <w:pPr>
        <w:pStyle w:val="ListBullet"/>
      </w:pPr>
      <w:r>
        <w:rPr>
          <w:highlight w:val="yellow"/>
        </w:rPr>
        <w:t>Read the Continuation Record first</w:t>
      </w:r>
    </w:p>
    <w:p w14:paraId="617D63B7" w14:textId="77777777" w:rsidR="00E51085" w:rsidRDefault="00000000">
      <w:pPr>
        <w:pStyle w:val="ListBullet"/>
      </w:pPr>
      <w:r>
        <w:rPr>
          <w:highlight w:val="yellow"/>
        </w:rPr>
        <w:t>Use the current project source files</w:t>
      </w:r>
    </w:p>
    <w:p w14:paraId="22674783" w14:textId="77777777" w:rsidR="00E51085" w:rsidRDefault="00000000">
      <w:pPr>
        <w:pStyle w:val="ListBullet"/>
      </w:pPr>
      <w:r>
        <w:rPr>
          <w:highlight w:val="yellow"/>
        </w:rPr>
        <w:t>Restore the recorded project state</w:t>
      </w:r>
    </w:p>
    <w:p w14:paraId="6F2F32DF" w14:textId="77777777" w:rsidR="00E51085" w:rsidRDefault="00000000">
      <w:pPr>
        <w:pStyle w:val="ListBullet"/>
      </w:pPr>
      <w:r>
        <w:rPr>
          <w:highlight w:val="yellow"/>
        </w:rPr>
        <w:t>Preserve settled decisions and constraints</w:t>
      </w:r>
    </w:p>
    <w:p w14:paraId="00BF7D64" w14:textId="77777777" w:rsidR="00E51085" w:rsidRDefault="00000000">
      <w:pPr>
        <w:pStyle w:val="ListBullet"/>
      </w:pPr>
      <w:r>
        <w:rPr>
          <w:highlight w:val="yellow"/>
        </w:rPr>
        <w:t>Confirm the current files and versions</w:t>
      </w:r>
    </w:p>
    <w:p w14:paraId="4D3A19DA" w14:textId="77777777" w:rsidR="00E51085" w:rsidRDefault="00000000">
      <w:pPr>
        <w:pStyle w:val="ListBullet"/>
      </w:pPr>
      <w:r>
        <w:rPr>
          <w:highlight w:val="yellow"/>
        </w:rPr>
        <w:t>Identify anything missing or conflicting</w:t>
      </w:r>
    </w:p>
    <w:p w14:paraId="48FEA6B3" w14:textId="77777777" w:rsidR="00E51085" w:rsidRDefault="00000000">
      <w:pPr>
        <w:pStyle w:val="ListBullet"/>
      </w:pPr>
      <w:r>
        <w:rPr>
          <w:highlight w:val="yellow"/>
        </w:rPr>
        <w:t>Continue from the recorded next step</w:t>
      </w:r>
    </w:p>
    <w:p w14:paraId="6C4DF28C" w14:textId="77777777" w:rsidR="00E51085" w:rsidRDefault="00000000">
      <w:pPr>
        <w:pStyle w:val="ListBullet"/>
      </w:pPr>
      <w:r>
        <w:rPr>
          <w:highlight w:val="yellow"/>
        </w:rPr>
        <w:t>Not rely on memory from a previous chat</w:t>
      </w:r>
    </w:p>
    <w:p w14:paraId="055ED6AE" w14:textId="77777777" w:rsidR="00E51085" w:rsidRDefault="00000000">
      <w:r>
        <w:rPr>
          <w:highlight w:val="yellow"/>
        </w:rPr>
        <w:t>3. Save the continuation artifacts as files.</w:t>
      </w:r>
    </w:p>
    <w:p w14:paraId="225E8164" w14:textId="77777777" w:rsidR="00E51085" w:rsidRDefault="00000000">
      <w:pPr>
        <w:pStyle w:val="Callout"/>
      </w:pPr>
      <w:r>
        <w:rPr>
          <w:b/>
          <w:highlight w:val="yellow"/>
        </w:rPr>
        <w:t>IMPORTANT:</w:t>
      </w:r>
    </w:p>
    <w:p w14:paraId="1E96AB4D" w14:textId="77777777" w:rsidR="00E51085" w:rsidRDefault="00000000">
      <w:r>
        <w:rPr>
          <w:highlight w:val="yellow"/>
        </w:rPr>
        <w:t>After the files are created, remind me to add the Continuation Record and any other needed continuation files to this project's Sources so they will be available in the next session.</w:t>
      </w:r>
    </w:p>
    <w:p w14:paraId="153677E0" w14:textId="77777777" w:rsidR="00E51085" w:rsidRDefault="00000000">
      <w:r>
        <w:rPr>
          <w:color w:val="0000FF"/>
          <w:sz w:val="18"/>
          <w:highlight w:val="yellow"/>
        </w:rPr>
        <w:t xml:space="preserve">PRODUCT NOTE: The End Session Prompt above uses ChatGPT-specific Project/Source wording because it is a concrete beginner example. Product labels and locations can change. </w:t>
      </w:r>
      <w:r>
        <w:rPr>
          <w:b/>
          <w:color w:val="0000FF"/>
          <w:sz w:val="18"/>
          <w:highlight w:val="yellow"/>
        </w:rPr>
        <w:t xml:space="preserve">Official OpenAI reference: </w:t>
      </w:r>
      <w:hyperlink r:id="rId20">
        <w:r w:rsidR="00E51085">
          <w:rPr>
            <w:color w:val="0000FF"/>
            <w:sz w:val="18"/>
            <w:szCs w:val="18"/>
            <w:u w:val="single"/>
          </w:rPr>
          <w:t>Using projects in ChatGPT</w:t>
        </w:r>
      </w:hyperlink>
      <w:r>
        <w:rPr>
          <w:color w:val="0000FF"/>
          <w:sz w:val="18"/>
          <w:highlight w:val="yellow"/>
        </w:rPr>
        <w:t>.</w:t>
      </w:r>
    </w:p>
    <w:p w14:paraId="65A18A1D" w14:textId="77777777" w:rsidR="00403725" w:rsidRDefault="00000000">
      <w:pPr>
        <w:pStyle w:val="SmallNote"/>
      </w:pPr>
      <w:r>
        <w:rPr>
          <w:color w:val="0000FF"/>
        </w:rPr>
        <w:t>DAILY / PERSONAL EXTENSION: Adapt the Volume 1 end-session prompt to personal work by emphasizing current state and excluding unnecessary history.</w:t>
      </w:r>
    </w:p>
    <w:p w14:paraId="013C6E27" w14:textId="77777777" w:rsidR="003515BF" w:rsidRDefault="00000000">
      <w:r>
        <w:rPr>
          <w:highlight w:val="yellow"/>
        </w:rPr>
        <w:t>A Daily / Personal variant can say: “Create a concise continuation record for this body of work. Use the current source files and this session as evidence. Preserve the objective, current state, settled decisions, active constraints, current files and versions, unresolved items, and exact next step. Exclude unrelated history and speculation. Save the continuation artifact if file tools are available.”</w:t>
      </w:r>
    </w:p>
    <w:p w14:paraId="065A8C10" w14:textId="77777777" w:rsidR="003515BF" w:rsidRDefault="00000000">
      <w:r>
        <w:rPr>
          <w:highlight w:val="yellow"/>
        </w:rPr>
        <w:t>When the project contains sensitive material, add: “Do not copy sensitive source content into the continuation record unless it is necessary for continuation; reference the authoritative file instead.”</w:t>
      </w:r>
    </w:p>
    <w:p w14:paraId="5ABBF6A3" w14:textId="77777777" w:rsidR="003515BF" w:rsidRDefault="00000000">
      <w:pPr>
        <w:pStyle w:val="Callout"/>
      </w:pPr>
      <w:r>
        <w:rPr>
          <w:highlight w:val="yellow"/>
        </w:rPr>
        <w:t>PERSONAL EXAMPLE: Use the prompt before pausing a multi-session insurance comparison so the next chat restores the current options without carrying unrelated earlier research.</w:t>
      </w:r>
    </w:p>
    <w:p w14:paraId="77F1B2B8" w14:textId="77777777" w:rsidR="003515BF" w:rsidRDefault="00000000">
      <w:pPr>
        <w:pStyle w:val="Callout"/>
      </w:pPr>
      <w:r>
        <w:rPr>
          <w:highlight w:val="yellow"/>
        </w:rPr>
        <w:lastRenderedPageBreak/>
        <w:t>COMMON MISTAKE: Asking for a “full session summary” when only a small current state is needed.</w:t>
      </w:r>
    </w:p>
    <w:p w14:paraId="0E624631" w14:textId="77777777" w:rsidR="003515BF" w:rsidRDefault="00000000">
      <w:pPr>
        <w:pStyle w:val="Callout"/>
      </w:pPr>
      <w:r>
        <w:rPr>
          <w:highlight w:val="yellow"/>
        </w:rPr>
        <w:t>TIP AND TRICK: Continuation records should optimize the next session, not memorialize the last one.</w:t>
      </w:r>
    </w:p>
    <w:p w14:paraId="6B2B7753" w14:textId="77777777" w:rsidR="00E51085" w:rsidRDefault="00000000">
      <w:pPr>
        <w:pStyle w:val="Heading2"/>
      </w:pPr>
      <w:r>
        <w:rPr>
          <w:color w:val="0000FF"/>
        </w:rPr>
        <w:t>Resume Session Prompt</w:t>
      </w:r>
    </w:p>
    <w:p w14:paraId="7D8DADD3" w14:textId="77777777" w:rsidR="00E51085" w:rsidRDefault="00000000">
      <w:r>
        <w:rPr>
          <w:highlight w:val="yellow"/>
        </w:rPr>
        <w:t>I am starting a new session for an existing project.</w:t>
      </w:r>
    </w:p>
    <w:p w14:paraId="3F526F77" w14:textId="77777777" w:rsidR="00E51085" w:rsidRDefault="00000000">
      <w:r>
        <w:rPr>
          <w:highlight w:val="yellow"/>
        </w:rPr>
        <w:t>Before doing new work:</w:t>
      </w:r>
    </w:p>
    <w:p w14:paraId="588AECCA" w14:textId="77777777" w:rsidR="00E51085" w:rsidRDefault="00000000">
      <w:r>
        <w:rPr>
          <w:highlight w:val="yellow"/>
        </w:rPr>
        <w:t>1. Read the Continuation Record provided with this project.</w:t>
      </w:r>
    </w:p>
    <w:p w14:paraId="64AAE2F0" w14:textId="77777777" w:rsidR="00E51085" w:rsidRDefault="00000000">
      <w:r>
        <w:rPr>
          <w:highlight w:val="yellow"/>
        </w:rPr>
        <w:t>2. Read the current project source files needed for the work.</w:t>
      </w:r>
    </w:p>
    <w:p w14:paraId="0AD0FE10" w14:textId="77777777" w:rsidR="00E51085" w:rsidRDefault="00000000">
      <w:r>
        <w:rPr>
          <w:highlight w:val="yellow"/>
        </w:rPr>
        <w:t>3. Restore:</w:t>
      </w:r>
    </w:p>
    <w:p w14:paraId="0EAF5C5F" w14:textId="77777777" w:rsidR="00E51085" w:rsidRDefault="00000000">
      <w:pPr>
        <w:pStyle w:val="ListBullet"/>
      </w:pPr>
      <w:r>
        <w:rPr>
          <w:highlight w:val="yellow"/>
        </w:rPr>
        <w:t>The current objective</w:t>
      </w:r>
    </w:p>
    <w:p w14:paraId="78775098" w14:textId="77777777" w:rsidR="00E51085" w:rsidRDefault="00000000">
      <w:pPr>
        <w:pStyle w:val="ListBullet"/>
      </w:pPr>
      <w:r>
        <w:rPr>
          <w:highlight w:val="yellow"/>
        </w:rPr>
        <w:t>Current project state</w:t>
      </w:r>
    </w:p>
    <w:p w14:paraId="145BDE3E" w14:textId="77777777" w:rsidR="00E51085" w:rsidRDefault="00000000">
      <w:pPr>
        <w:pStyle w:val="ListBullet"/>
      </w:pPr>
      <w:r>
        <w:rPr>
          <w:highlight w:val="yellow"/>
        </w:rPr>
        <w:t>Completed work</w:t>
      </w:r>
    </w:p>
    <w:p w14:paraId="2369B04A" w14:textId="77777777" w:rsidR="00E51085" w:rsidRDefault="00000000">
      <w:pPr>
        <w:pStyle w:val="ListBullet"/>
      </w:pPr>
      <w:r>
        <w:rPr>
          <w:highlight w:val="yellow"/>
        </w:rPr>
        <w:t>Decisions already made</w:t>
      </w:r>
    </w:p>
    <w:p w14:paraId="289CD077" w14:textId="77777777" w:rsidR="00E51085" w:rsidRDefault="00000000">
      <w:pPr>
        <w:pStyle w:val="ListBullet"/>
      </w:pPr>
      <w:r>
        <w:rPr>
          <w:highlight w:val="yellow"/>
        </w:rPr>
        <w:t>Active constraints</w:t>
      </w:r>
    </w:p>
    <w:p w14:paraId="22F626F2" w14:textId="77777777" w:rsidR="00E51085" w:rsidRDefault="00000000">
      <w:pPr>
        <w:pStyle w:val="ListBullet"/>
      </w:pPr>
      <w:r>
        <w:rPr>
          <w:highlight w:val="yellow"/>
        </w:rPr>
        <w:t>Unfinished work</w:t>
      </w:r>
    </w:p>
    <w:p w14:paraId="5840D0DA" w14:textId="77777777" w:rsidR="00E51085" w:rsidRDefault="00000000">
      <w:pPr>
        <w:pStyle w:val="ListBullet"/>
      </w:pPr>
      <w:r>
        <w:rPr>
          <w:highlight w:val="yellow"/>
        </w:rPr>
        <w:t>Current files and versions</w:t>
      </w:r>
    </w:p>
    <w:p w14:paraId="49992B36" w14:textId="77777777" w:rsidR="00E51085" w:rsidRDefault="00000000">
      <w:pPr>
        <w:pStyle w:val="ListBullet"/>
      </w:pPr>
      <w:r>
        <w:rPr>
          <w:highlight w:val="yellow"/>
        </w:rPr>
        <w:t>The recorded next step</w:t>
      </w:r>
    </w:p>
    <w:p w14:paraId="141BA5AA" w14:textId="77777777" w:rsidR="00E51085" w:rsidRDefault="00000000">
      <w:r>
        <w:rPr>
          <w:highlight w:val="yellow"/>
        </w:rPr>
        <w:t>4. Check the restored state for missing, conflicting, or outdated information.</w:t>
      </w:r>
    </w:p>
    <w:p w14:paraId="03AF2595" w14:textId="77777777" w:rsidR="00E51085" w:rsidRDefault="00000000">
      <w:r>
        <w:rPr>
          <w:highlight w:val="yellow"/>
        </w:rPr>
        <w:t>5. Do not reopen settled decisions unless the project sources show that they changed.</w:t>
      </w:r>
    </w:p>
    <w:p w14:paraId="714168CB" w14:textId="77777777" w:rsidR="00E51085" w:rsidRDefault="00000000">
      <w:r>
        <w:rPr>
          <w:highlight w:val="yellow"/>
        </w:rPr>
        <w:t>6. Do not invent missing project history.</w:t>
      </w:r>
    </w:p>
    <w:p w14:paraId="755E1F44" w14:textId="77777777" w:rsidR="00E51085" w:rsidRDefault="00000000">
      <w:r>
        <w:rPr>
          <w:highlight w:val="yellow"/>
        </w:rPr>
        <w:t>If something required for continuation is missing or conflicting, identify the specific problem before continuing.</w:t>
      </w:r>
    </w:p>
    <w:p w14:paraId="36E266B8" w14:textId="77777777" w:rsidR="00E51085" w:rsidRDefault="00000000">
      <w:r>
        <w:rPr>
          <w:highlight w:val="yellow"/>
        </w:rPr>
        <w:t>If the project state is consistent, continue from the recorded next step.</w:t>
      </w:r>
    </w:p>
    <w:p w14:paraId="268B73CB" w14:textId="77777777" w:rsidR="00403725" w:rsidRDefault="00000000">
      <w:pPr>
        <w:pStyle w:val="SmallNote"/>
      </w:pPr>
      <w:r>
        <w:rPr>
          <w:color w:val="0000FF"/>
        </w:rPr>
        <w:t>DAILY / PERSONAL EXTENSION: Require the new personal session to restore and verify state before producing new work.</w:t>
      </w:r>
    </w:p>
    <w:p w14:paraId="4EE5E925" w14:textId="77777777" w:rsidR="003515BF" w:rsidRDefault="00000000">
      <w:r>
        <w:rPr>
          <w:highlight w:val="yellow"/>
        </w:rPr>
        <w:t>A Daily / Personal variant can say: “Read the continuation record and current source files first. Reflect the objective, current state, settled decisions, active constraints, controlling sources, unresolved items, and recorded next step. Identify any missing or conflicting state. Do not reopen settled decisions or begin new work until the restored state is consistent.”</w:t>
      </w:r>
    </w:p>
    <w:p w14:paraId="652E0555" w14:textId="77777777" w:rsidR="003515BF" w:rsidRDefault="00000000">
      <w:r>
        <w:rPr>
          <w:highlight w:val="yellow"/>
        </w:rPr>
        <w:t>This makes the new session prove that it has the correct starting point instead of merely claiming continuity.</w:t>
      </w:r>
    </w:p>
    <w:p w14:paraId="318F865D" w14:textId="77777777" w:rsidR="003515BF" w:rsidRDefault="00000000">
      <w:pPr>
        <w:pStyle w:val="Callout"/>
      </w:pPr>
      <w:r>
        <w:rPr>
          <w:highlight w:val="yellow"/>
        </w:rPr>
        <w:t>PERSONAL EXAMPLE: Resume a family-history organization project by restoring the current source index and unresolved identity questions before generating another narrative summary.</w:t>
      </w:r>
    </w:p>
    <w:p w14:paraId="6A227A9E" w14:textId="77777777" w:rsidR="003515BF" w:rsidRDefault="00000000">
      <w:pPr>
        <w:pStyle w:val="Callout"/>
      </w:pPr>
      <w:r>
        <w:rPr>
          <w:highlight w:val="yellow"/>
        </w:rPr>
        <w:t>COMMON MISTAKE: Using the resume prompt but failing to supply the current files it references.</w:t>
      </w:r>
    </w:p>
    <w:p w14:paraId="47C701A0" w14:textId="77777777" w:rsidR="003515BF" w:rsidRDefault="00000000">
      <w:pPr>
        <w:pStyle w:val="Callout"/>
      </w:pPr>
      <w:r>
        <w:rPr>
          <w:highlight w:val="yellow"/>
        </w:rPr>
        <w:t>TIP AND TRICK: A continuation record without its controlling source files is a map without the terrain.</w:t>
      </w:r>
    </w:p>
    <w:p w14:paraId="38962520" w14:textId="77777777" w:rsidR="00E51085" w:rsidRDefault="00000000">
      <w:pPr>
        <w:pStyle w:val="Heading2"/>
      </w:pPr>
      <w:r>
        <w:rPr>
          <w:color w:val="0000FF"/>
        </w:rPr>
        <w:lastRenderedPageBreak/>
        <w:t>Saving the Handoff</w:t>
      </w:r>
    </w:p>
    <w:p w14:paraId="731B19D5" w14:textId="77777777" w:rsidR="00E51085" w:rsidRDefault="00000000">
      <w:r>
        <w:rPr>
          <w:highlight w:val="yellow"/>
        </w:rPr>
        <w:t>After each session, save the new continuation artifacts and add the files needed for the next session to the Project’s Sources or equivalent persistent project file area. Do not assume a new chat will reconstruct the prior session correctly without the saved handoff.</w:t>
      </w:r>
    </w:p>
    <w:p w14:paraId="71BAFF14" w14:textId="77777777" w:rsidR="00E51085" w:rsidRDefault="00000000">
      <w:pPr>
        <w:pStyle w:val="Callout"/>
      </w:pPr>
      <w:r>
        <w:rPr>
          <w:b/>
          <w:highlight w:val="yellow"/>
        </w:rPr>
        <w:t>TIP AND TRICK:</w:t>
      </w:r>
      <w:r>
        <w:rPr>
          <w:highlight w:val="yellow"/>
        </w:rPr>
        <w:t xml:space="preserve"> Keep a saved or printed copy of the End Session Prompt and Resume Session Prompt. The wording can be reused; the Continuation Record carries the project-specific state.</w:t>
      </w:r>
    </w:p>
    <w:p w14:paraId="2DD8A877" w14:textId="77777777" w:rsidR="00403725" w:rsidRDefault="00000000">
      <w:pPr>
        <w:pStyle w:val="SmallNote"/>
      </w:pPr>
      <w:r>
        <w:rPr>
          <w:color w:val="0000FF"/>
        </w:rPr>
        <w:t>DAILY / PERSONAL EXTENSION: Store personal continuation files where the project already lives, and keep only what the next session actually needs.</w:t>
      </w:r>
    </w:p>
    <w:p w14:paraId="6BC39CFE" w14:textId="77777777" w:rsidR="003515BF" w:rsidRDefault="00000000">
      <w:r>
        <w:rPr>
          <w:highlight w:val="yellow"/>
        </w:rPr>
        <w:t>Use a stable project folder, cloud folder, or provider workspace that you can identify later. Save the current source, continuation record, and any artifact required for the next stage. Archive superseded versions rather than mixing them with the current working set.</w:t>
      </w:r>
    </w:p>
    <w:p w14:paraId="4A6AAC37" w14:textId="77777777" w:rsidR="003515BF" w:rsidRDefault="00000000">
      <w:r>
        <w:rPr>
          <w:highlight w:val="yellow"/>
        </w:rPr>
        <w:t>If the handoff contains sensitive information, use the same privacy judgment you would use for the underlying project files.</w:t>
      </w:r>
    </w:p>
    <w:p w14:paraId="795DA234" w14:textId="77777777" w:rsidR="003515BF" w:rsidRDefault="00000000">
      <w:pPr>
        <w:pStyle w:val="Callout"/>
      </w:pPr>
      <w:r>
        <w:rPr>
          <w:highlight w:val="yellow"/>
        </w:rPr>
        <w:t>PERSONAL EXAMPLE: Keep `project-state.md`, the current canonical document, and the latest verified comparison in the project folder; move obsolete drafts to an archive subfolder.</w:t>
      </w:r>
    </w:p>
    <w:p w14:paraId="18249822" w14:textId="77777777" w:rsidR="003515BF" w:rsidRDefault="00000000">
      <w:pPr>
        <w:pStyle w:val="Callout"/>
      </w:pPr>
      <w:r>
        <w:rPr>
          <w:highlight w:val="yellow"/>
        </w:rPr>
        <w:t>COMMON MISTAKE: Saving the handoff in Downloads without the source files it references.</w:t>
      </w:r>
    </w:p>
    <w:p w14:paraId="4EED11EA" w14:textId="77777777" w:rsidR="003515BF" w:rsidRDefault="00000000">
      <w:pPr>
        <w:pStyle w:val="Callout"/>
      </w:pPr>
      <w:r>
        <w:rPr>
          <w:highlight w:val="yellow"/>
        </w:rPr>
        <w:t>TIP AND TRICK: Test the handoff by asking whether you could find and understand it a month from now.</w:t>
      </w:r>
    </w:p>
    <w:p w14:paraId="77D5155F" w14:textId="77777777" w:rsidR="00403725" w:rsidRDefault="00000000">
      <w:pPr>
        <w:pStyle w:val="Heading1"/>
      </w:pPr>
      <w:r>
        <w:rPr>
          <w:color w:val="0000FF"/>
        </w:rPr>
        <w:t>GLOSSARY</w:t>
      </w:r>
    </w:p>
    <w:p w14:paraId="44A1D5C6" w14:textId="77777777" w:rsidR="00E51085" w:rsidRDefault="00000000">
      <w:r>
        <w:rPr>
          <w:highlight w:val="yellow"/>
        </w:rPr>
        <w:t>The definitions below use the meaning established by this volume. More technical volumes may introduce additional terms.</w:t>
      </w:r>
    </w:p>
    <w:p w14:paraId="0F92D4F0" w14:textId="77777777" w:rsidR="00403725" w:rsidRDefault="00000000">
      <w:pPr>
        <w:pStyle w:val="SmallNote"/>
      </w:pPr>
      <w:r>
        <w:rPr>
          <w:color w:val="0000FF"/>
        </w:rPr>
        <w:t>DAILY / PERSONAL EXTENSION: Add a small Daily / Personal vocabulary for recurring state, decisions, and information handling without replacing the Volume 1 definitions.</w:t>
      </w:r>
    </w:p>
    <w:p w14:paraId="0EFFC405" w14:textId="77777777" w:rsidR="00E51085" w:rsidRDefault="00000000">
      <w:r>
        <w:rPr>
          <w:b/>
          <w:highlight w:val="yellow"/>
        </w:rPr>
        <w:t xml:space="preserve">Approval: </w:t>
      </w:r>
      <w:r>
        <w:rPr>
          <w:highlight w:val="yellow"/>
        </w:rPr>
        <w:t>An explicit signal that the reflected or reviewed scope is accepted for the next authorized action.</w:t>
      </w:r>
    </w:p>
    <w:p w14:paraId="050FBC93" w14:textId="77777777" w:rsidR="00E51085" w:rsidRDefault="00000000">
      <w:r>
        <w:rPr>
          <w:b/>
          <w:highlight w:val="yellow"/>
        </w:rPr>
        <w:t xml:space="preserve">Artifact: </w:t>
      </w:r>
      <w:r>
        <w:rPr>
          <w:highlight w:val="yellow"/>
        </w:rPr>
        <w:t>A file or structured output created, edited, reviewed, transferred, or verified as part of the work.</w:t>
      </w:r>
    </w:p>
    <w:p w14:paraId="47C21530" w14:textId="77777777" w:rsidR="002578B5" w:rsidRDefault="00000000">
      <w:r>
        <w:rPr>
          <w:color w:val="0000FF"/>
          <w:highlight w:val="yellow"/>
        </w:rPr>
        <w:t>Augmentation: Using an LLM to extend what a person can inspect, compare, organize, draft, question, or test while the person retains judgment and decision authority.</w:t>
      </w:r>
    </w:p>
    <w:p w14:paraId="7BB3BEB5" w14:textId="77777777" w:rsidR="00E51085" w:rsidRDefault="00000000">
      <w:r>
        <w:rPr>
          <w:b/>
          <w:highlight w:val="yellow"/>
        </w:rPr>
        <w:t xml:space="preserve">Canonical derivative: </w:t>
      </w:r>
      <w:r>
        <w:rPr>
          <w:highlight w:val="yellow"/>
        </w:rPr>
        <w:t>A new artifact that has been explicitly promoted to replace the prior canonical source.</w:t>
      </w:r>
    </w:p>
    <w:p w14:paraId="39A811A7" w14:textId="77777777" w:rsidR="00E51085" w:rsidRDefault="00000000">
      <w:r>
        <w:rPr>
          <w:b/>
          <w:highlight w:val="yellow"/>
        </w:rPr>
        <w:t xml:space="preserve">Canonical source: </w:t>
      </w:r>
      <w:r>
        <w:rPr>
          <w:highlight w:val="yellow"/>
        </w:rPr>
        <w:t>The explicitly accepted version that controls current work.</w:t>
      </w:r>
    </w:p>
    <w:p w14:paraId="7FB9FCB8" w14:textId="77777777" w:rsidR="002578B5" w:rsidRDefault="00000000">
      <w:r>
        <w:rPr>
          <w:color w:val="0000FF"/>
          <w:highlight w:val="yellow"/>
        </w:rPr>
        <w:t>Chat, conversation, or thread: A sequence of turns kept together in one conversation.</w:t>
      </w:r>
    </w:p>
    <w:p w14:paraId="1D2122DF" w14:textId="77777777" w:rsidR="00E51085" w:rsidRDefault="00000000">
      <w:r>
        <w:rPr>
          <w:b/>
          <w:highlight w:val="yellow"/>
        </w:rPr>
        <w:t xml:space="preserve">Constraint: </w:t>
      </w:r>
      <w:r>
        <w:rPr>
          <w:highlight w:val="yellow"/>
        </w:rPr>
        <w:t>A condition the work must obey.</w:t>
      </w:r>
    </w:p>
    <w:p w14:paraId="1B437A97" w14:textId="77777777" w:rsidR="002578B5" w:rsidRDefault="00000000">
      <w:r>
        <w:rPr>
          <w:color w:val="0000FF"/>
          <w:highlight w:val="yellow"/>
        </w:rPr>
        <w:t>Context: The information available to the LLM for the current response, such as the current chat, supplied files, and other information made available by the service or user.</w:t>
      </w:r>
    </w:p>
    <w:p w14:paraId="06C2A177" w14:textId="77777777" w:rsidR="00E51085" w:rsidRDefault="00000000">
      <w:r>
        <w:rPr>
          <w:b/>
          <w:highlight w:val="yellow"/>
        </w:rPr>
        <w:lastRenderedPageBreak/>
        <w:t xml:space="preserve">Continuation state: </w:t>
      </w:r>
      <w:r>
        <w:rPr>
          <w:highlight w:val="yellow"/>
        </w:rPr>
        <w:t>A compact record of where the work stands and what the next session needs to continue.</w:t>
      </w:r>
    </w:p>
    <w:p w14:paraId="73B904F4" w14:textId="77777777" w:rsidR="00E51085" w:rsidRDefault="00000000">
      <w:r>
        <w:rPr>
          <w:b/>
          <w:highlight w:val="yellow"/>
        </w:rPr>
        <w:t xml:space="preserve">Controlled-delta edit: </w:t>
      </w:r>
      <w:r>
        <w:rPr>
          <w:highlight w:val="yellow"/>
        </w:rPr>
        <w:t>A change applied to a known baseline while preserving everything outside the authorized scope.</w:t>
      </w:r>
    </w:p>
    <w:p w14:paraId="1C0003B9" w14:textId="77777777" w:rsidR="003515BF" w:rsidRDefault="00000000">
      <w:r>
        <w:rPr>
          <w:highlight w:val="yellow"/>
        </w:rPr>
        <w:t>Decision note: A durable record of the key evidence, assumptions, preferences, decision, and date for a consequential choice.</w:t>
      </w:r>
    </w:p>
    <w:p w14:paraId="479B8615" w14:textId="77777777" w:rsidR="003515BF" w:rsidRDefault="00000000">
      <w:r>
        <w:rPr>
          <w:highlight w:val="yellow"/>
        </w:rPr>
        <w:t>Decision state: The point a personal decision has reached, such as exploring, narrowing options, comparing finalists, decided, preparing action, or completed.</w:t>
      </w:r>
    </w:p>
    <w:p w14:paraId="34739E1C" w14:textId="77777777" w:rsidR="00E51085" w:rsidRDefault="00000000">
      <w:r>
        <w:rPr>
          <w:b/>
          <w:highlight w:val="yellow"/>
        </w:rPr>
        <w:t xml:space="preserve">Diminishing returns: </w:t>
      </w:r>
      <w:r>
        <w:rPr>
          <w:highlight w:val="yellow"/>
        </w:rPr>
        <w:t>The point where another review pass is unlikely to produce a material improvement.</w:t>
      </w:r>
    </w:p>
    <w:p w14:paraId="528560C7" w14:textId="77777777" w:rsidR="002578B5" w:rsidRDefault="00000000">
      <w:r>
        <w:rPr>
          <w:color w:val="0000FF"/>
          <w:highlight w:val="yellow"/>
        </w:rPr>
        <w:t>Governance: Rules and controls used to keep AI-assisted work inside intended boundaries, authority, and verification requirements.</w:t>
      </w:r>
    </w:p>
    <w:p w14:paraId="61DE8C81" w14:textId="77777777" w:rsidR="002578B5" w:rsidRDefault="00000000">
      <w:r>
        <w:rPr>
          <w:color w:val="0000FF"/>
          <w:highlight w:val="yellow"/>
        </w:rPr>
        <w:t>Large language model (LLM): An AI system trained on large amounts of language and other data that can understand instructions, generate responses, compare information, and help work through problems.</w:t>
      </w:r>
    </w:p>
    <w:p w14:paraId="31C12561" w14:textId="77777777" w:rsidR="00E51085" w:rsidRDefault="00000000">
      <w:r>
        <w:rPr>
          <w:b/>
          <w:highlight w:val="yellow"/>
        </w:rPr>
        <w:t xml:space="preserve">Material ambiguity: </w:t>
      </w:r>
      <w:r>
        <w:rPr>
          <w:highlight w:val="yellow"/>
        </w:rPr>
        <w:t>Missing or conflicting information that could change the output, authority, risk, path, or artifact.</w:t>
      </w:r>
    </w:p>
    <w:p w14:paraId="59C3BF05" w14:textId="77777777" w:rsidR="002578B5" w:rsidRDefault="00000000">
      <w:r>
        <w:rPr>
          <w:color w:val="0000FF"/>
          <w:highlight w:val="yellow"/>
        </w:rPr>
        <w:t>Model: The underlying AI engine that produces the response. A service may offer several models or choose one automatically.</w:t>
      </w:r>
    </w:p>
    <w:p w14:paraId="45841947" w14:textId="77777777" w:rsidR="00E51085" w:rsidRDefault="00000000">
      <w:r>
        <w:rPr>
          <w:b/>
          <w:highlight w:val="yellow"/>
        </w:rPr>
        <w:t xml:space="preserve">Objective: </w:t>
      </w:r>
      <w:r>
        <w:rPr>
          <w:highlight w:val="yellow"/>
        </w:rPr>
        <w:t>The result the user is trying to achieve.</w:t>
      </w:r>
    </w:p>
    <w:p w14:paraId="77CA994C" w14:textId="77777777" w:rsidR="003515BF" w:rsidRDefault="00000000">
      <w:r>
        <w:rPr>
          <w:highlight w:val="yellow"/>
        </w:rPr>
        <w:t>Outside dependency: A person, source, event, approval, availability, or real-world action that must occur before the project can continue.</w:t>
      </w:r>
    </w:p>
    <w:p w14:paraId="3267F704" w14:textId="77777777" w:rsidR="00E51085" w:rsidRDefault="00000000">
      <w:r>
        <w:rPr>
          <w:b/>
          <w:highlight w:val="yellow"/>
        </w:rPr>
        <w:t xml:space="preserve">Project: </w:t>
      </w:r>
      <w:r>
        <w:rPr>
          <w:highlight w:val="yellow"/>
        </w:rPr>
        <w:t>A persistent workspace or organized body of files and conversations for one defined body of work.</w:t>
      </w:r>
    </w:p>
    <w:p w14:paraId="597C1869" w14:textId="77777777" w:rsidR="002578B5" w:rsidRDefault="00000000">
      <w:r>
        <w:rPr>
          <w:color w:val="0000FF"/>
          <w:highlight w:val="yellow"/>
        </w:rPr>
        <w:t>Prompt or message: What you send to the LLM — a question, instruction, file, image, or combination of these.</w:t>
      </w:r>
    </w:p>
    <w:p w14:paraId="08C16AAF" w14:textId="77777777" w:rsidR="00E51085" w:rsidRDefault="00000000">
      <w:r>
        <w:rPr>
          <w:b/>
          <w:highlight w:val="yellow"/>
        </w:rPr>
        <w:t xml:space="preserve">Prompt rollback: </w:t>
      </w:r>
      <w:r>
        <w:rPr>
          <w:highlight w:val="yellow"/>
        </w:rPr>
        <w:t>Correcting an earlier flawed prompt and rerunning from the last clean point instead of stacking corrections.</w:t>
      </w:r>
    </w:p>
    <w:p w14:paraId="7F267CAF" w14:textId="77777777" w:rsidR="002578B5" w:rsidRDefault="00000000">
      <w:r>
        <w:rPr>
          <w:color w:val="0000FF"/>
          <w:highlight w:val="yellow"/>
        </w:rPr>
        <w:t>Provider or service: The company and app or website through which you use an LLM, such as ChatGPT, Claude, Gemini, Copilot, Perplexity, or Grok.</w:t>
      </w:r>
    </w:p>
    <w:p w14:paraId="028A3FDC" w14:textId="77777777" w:rsidR="003515BF" w:rsidRDefault="00000000">
      <w:r>
        <w:rPr>
          <w:highlight w:val="yellow"/>
        </w:rPr>
        <w:t>Recurring workflow: A task pattern performed repeatedly, such as monthly comparison, household tracking, maintenance review, or document update.</w:t>
      </w:r>
    </w:p>
    <w:p w14:paraId="0CC09F2F" w14:textId="77777777" w:rsidR="003515BF" w:rsidRDefault="00000000">
      <w:r>
        <w:rPr>
          <w:highlight w:val="yellow"/>
        </w:rPr>
        <w:t>Redaction: Removing or obscuring information that the task does not need before sharing a source.</w:t>
      </w:r>
    </w:p>
    <w:p w14:paraId="54A793C2" w14:textId="77777777" w:rsidR="00E51085" w:rsidRDefault="00000000">
      <w:r>
        <w:rPr>
          <w:b/>
          <w:highlight w:val="yellow"/>
        </w:rPr>
        <w:t xml:space="preserve">Reflection: </w:t>
      </w:r>
      <w:r>
        <w:rPr>
          <w:highlight w:val="yellow"/>
        </w:rPr>
        <w:t>The LLM’s restatement of the intended task and boundaries before execution.</w:t>
      </w:r>
    </w:p>
    <w:p w14:paraId="3BDC6776" w14:textId="77777777" w:rsidR="00E51085" w:rsidRDefault="00000000">
      <w:r>
        <w:rPr>
          <w:b/>
          <w:highlight w:val="yellow"/>
        </w:rPr>
        <w:t xml:space="preserve">Scope: </w:t>
      </w:r>
      <w:r>
        <w:rPr>
          <w:highlight w:val="yellow"/>
        </w:rPr>
        <w:t>The boundary defining what work is included and excluded.</w:t>
      </w:r>
    </w:p>
    <w:p w14:paraId="1179FD4D" w14:textId="77777777" w:rsidR="003515BF" w:rsidRDefault="00000000">
      <w:r>
        <w:rPr>
          <w:highlight w:val="yellow"/>
        </w:rPr>
        <w:t>Sensitivity classification: A practical judgment about how much harm could result if information were exposed, used incorrectly, or shared beyond the intended task.</w:t>
      </w:r>
    </w:p>
    <w:p w14:paraId="0FF727E0" w14:textId="77777777" w:rsidR="002578B5" w:rsidRDefault="00000000">
      <w:r>
        <w:rPr>
          <w:color w:val="0000FF"/>
          <w:highlight w:val="yellow"/>
        </w:rPr>
        <w:lastRenderedPageBreak/>
        <w:t>Session: A practical period of active work on one body of work; it may contain one short chat or a longer controlled workflow.</w:t>
      </w:r>
    </w:p>
    <w:p w14:paraId="17C178FF" w14:textId="77777777" w:rsidR="003515BF" w:rsidRDefault="00000000">
      <w:r>
        <w:rPr>
          <w:highlight w:val="yellow"/>
        </w:rPr>
        <w:t>State snapshot: A compact record of a project’s purpose, current sources, settled decisions, unresolved questions, and next step.</w:t>
      </w:r>
    </w:p>
    <w:p w14:paraId="744B8016" w14:textId="77777777" w:rsidR="002578B5" w:rsidRDefault="00000000">
      <w:r>
        <w:rPr>
          <w:color w:val="0000FF"/>
          <w:highlight w:val="yellow"/>
        </w:rPr>
        <w:t>Turn: One exchange consisting of a user message and the LLM response.</w:t>
      </w:r>
    </w:p>
    <w:p w14:paraId="0F7DC7B4" w14:textId="77777777" w:rsidR="00E51085" w:rsidRDefault="00000000">
      <w:r>
        <w:rPr>
          <w:b/>
          <w:highlight w:val="yellow"/>
        </w:rPr>
        <w:t xml:space="preserve">Verification evidence: </w:t>
      </w:r>
      <w:r>
        <w:rPr>
          <w:highlight w:val="yellow"/>
        </w:rPr>
        <w:t>Observable proof from the actual source, artifact, tool, interface, or live state rather than a completion claim.</w:t>
      </w:r>
    </w:p>
    <w:p w14:paraId="6762F3AB" w14:textId="77777777" w:rsidR="003515BF" w:rsidRDefault="00000000">
      <w:r>
        <w:rPr>
          <w:highlight w:val="yellow"/>
        </w:rPr>
        <w:t>Working set: The current files and information intentionally kept available for the active body of work.</w:t>
      </w:r>
    </w:p>
    <w:p w14:paraId="5A2AD890" w14:textId="77777777" w:rsidR="003515BF" w:rsidRDefault="00000000">
      <w:pPr>
        <w:pStyle w:val="Callout"/>
      </w:pPr>
      <w:r>
        <w:rPr>
          <w:highlight w:val="yellow"/>
        </w:rPr>
        <w:t>PERSONAL EXAMPLE: A trip can have a state snapshot, a working set of current confirmations, and one outside dependency such as a traveler confirming dates.</w:t>
      </w:r>
    </w:p>
    <w:p w14:paraId="38C2E64D" w14:textId="77777777" w:rsidR="003515BF" w:rsidRDefault="00000000">
      <w:pPr>
        <w:pStyle w:val="Callout"/>
      </w:pPr>
      <w:r>
        <w:rPr>
          <w:highlight w:val="yellow"/>
        </w:rPr>
        <w:t>COMMON MISTAKE: Creating new terminology when plain English already describes the workflow clearly.</w:t>
      </w:r>
    </w:p>
    <w:p w14:paraId="2809F795" w14:textId="77777777" w:rsidR="003515BF" w:rsidRDefault="00000000">
      <w:pPr>
        <w:pStyle w:val="Callout"/>
      </w:pPr>
      <w:r>
        <w:rPr>
          <w:highlight w:val="yellow"/>
        </w:rPr>
        <w:t>TIP AND TRICK: Use the new terms only when they make recurring personal work easier to control.</w:t>
      </w:r>
    </w:p>
    <w:sectPr w:rsidR="003515BF" w:rsidSect="00034616">
      <w:headerReference w:type="default" r:id="rId21"/>
      <w:footerReference w:type="default" r:id="rId22"/>
      <w:pgSz w:w="12240" w:h="15840"/>
      <w:pgMar w:top="1152" w:right="1440" w:bottom="1080" w:left="1440" w:header="432" w:footer="504" w:gutter="0"/>
      <w:pgNumType w:start="53"/>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1" w:author="Shane Gaither" w:date="2026-08-18T18:10:00Z" w:initials="SG">
    <w:p w14:paraId="692AA7E4" w14:textId="0F78A1D7" w:rsidR="00725483" w:rsidRDefault="00725483">
      <w:pPr>
        <w:pStyle w:val="CommentText"/>
      </w:pPr>
      <w:r>
        <w:rPr>
          <w:rStyle w:val="CommentReference"/>
        </w:rPr>
        <w:annotationRef/>
      </w:r>
      <w:r w:rsidR="00000000">
        <w:rPr>
          <w:noProof/>
        </w:rPr>
        <w:t xml:space="preserve">is this where </w:t>
      </w:r>
      <w:r w:rsidR="00000000">
        <w:rPr>
          <w:noProof/>
        </w:rPr>
        <w:t>Volume 2 start</w:t>
      </w:r>
      <w:r w:rsidR="00000000">
        <w:rPr>
          <w:noProof/>
        </w:rPr>
        <w:t>s?  If it is there needs to be a title and explanation section</w:t>
      </w:r>
      <w:r w:rsidR="00000000">
        <w:rPr>
          <w:noProof/>
        </w:rPr>
        <w:t>.  con</w:t>
      </w:r>
      <w:r w:rsidR="00000000">
        <w:rPr>
          <w:noProof/>
        </w:rPr>
        <w:t>sider and advise</w:t>
      </w:r>
    </w:p>
  </w:comment>
  <w:comment w:id="37" w:author="Shane Gaither" w:date="2026-08-18T21:15:00Z" w:initials="SG">
    <w:p w14:paraId="22BBBE77" w14:textId="6CEC7915" w:rsidR="00502838" w:rsidRDefault="00502838">
      <w:pPr>
        <w:pStyle w:val="CommentText"/>
      </w:pPr>
      <w:r>
        <w:rPr>
          <w:rStyle w:val="CommentReference"/>
        </w:rPr>
        <w:annotationRef/>
      </w:r>
      <w:r w:rsidR="00000000">
        <w:rPr>
          <w:noProof/>
        </w:rPr>
        <w:t xml:space="preserve">fix the mechanical problems in this section, i.e. spaciing, </w:t>
      </w:r>
      <w:r w:rsidR="00000000">
        <w:rPr>
          <w:noProof/>
        </w:rPr>
        <w:t>co</w:t>
      </w:r>
      <w:r w:rsidR="00000000">
        <w:rPr>
          <w:noProof/>
        </w:rPr>
        <w:t>nsistanc</w:t>
      </w:r>
      <w:r w:rsidR="00000000">
        <w:rPr>
          <w:noProof/>
        </w:rPr>
        <w:t>y, capitalization, et</w:t>
      </w:r>
      <w:r w:rsidR="00000000">
        <w:rPr>
          <w:noProof/>
        </w:rPr>
        <w:t>c</w:t>
      </w:r>
      <w:r w:rsidR="00000000">
        <w:rPr>
          <w:noProof/>
        </w:rPr>
        <w:t>.</w:t>
      </w:r>
    </w:p>
  </w:comment>
  <w:comment w:id="371" w:author="Shane Gaither" w:date="2026-08-18T21:11:00Z" w:initials="SG">
    <w:p w14:paraId="6582B2A7" w14:textId="760F4680" w:rsidR="009B7689" w:rsidRDefault="009B7689">
      <w:pPr>
        <w:pStyle w:val="CommentText"/>
      </w:pPr>
      <w:r>
        <w:rPr>
          <w:rStyle w:val="CommentReference"/>
        </w:rPr>
        <w:annotationRef/>
      </w:r>
      <w:r w:rsidR="00000000">
        <w:rPr>
          <w:noProof/>
        </w:rPr>
        <w:t xml:space="preserve">Make </w:t>
      </w:r>
      <w:r w:rsidR="00000000">
        <w:rPr>
          <w:noProof/>
        </w:rPr>
        <w:t>font point size 14 for the "</w:t>
      </w:r>
      <w:r w:rsidR="00000000">
        <w:rPr>
          <w:noProof/>
        </w:rPr>
        <w:t xml:space="preserve">Main Idea" </w:t>
      </w:r>
      <w:r w:rsidR="00000000">
        <w:rPr>
          <w:noProof/>
        </w:rPr>
        <w:t>element</w:t>
      </w:r>
      <w:r w:rsidR="00000000">
        <w:rPr>
          <w:noProof/>
        </w:rPr>
        <w:t xml:space="preserve"> globally.  the intent is for the reader to </w:t>
      </w:r>
      <w:r w:rsidR="00000000">
        <w:rPr>
          <w:noProof/>
        </w:rPr>
        <w:t xml:space="preserve">be able to </w:t>
      </w:r>
      <w:r w:rsidR="00000000">
        <w:rPr>
          <w:noProof/>
        </w:rPr>
        <w:t xml:space="preserve">read only these through the whole book and get </w:t>
      </w:r>
      <w:r w:rsidR="00000000">
        <w:rPr>
          <w:noProof/>
        </w:rPr>
        <w:t>a usable gist of the conce</w:t>
      </w:r>
      <w:r w:rsidR="00000000">
        <w:rPr>
          <w:noProof/>
        </w:rPr>
        <w:t>pts.</w:t>
      </w:r>
    </w:p>
  </w:comment>
  <w:comment w:id="575" w:author="Shane Gaither" w:date="2026-08-18T21:29:00Z" w:initials="SG">
    <w:p w14:paraId="7870E075" w14:textId="1CB588D6" w:rsidR="00184AA9" w:rsidRDefault="00184AA9">
      <w:pPr>
        <w:pStyle w:val="CommentText"/>
      </w:pPr>
      <w:r>
        <w:rPr>
          <w:rStyle w:val="CommentReference"/>
        </w:rPr>
        <w:annotationRef/>
      </w:r>
      <w:r w:rsidR="00000000">
        <w:rPr>
          <w:noProof/>
        </w:rPr>
        <w:t>is the double space after the section number intenti</w:t>
      </w:r>
      <w:r w:rsidR="00000000">
        <w:rPr>
          <w:noProof/>
        </w:rPr>
        <w:t>onal.  if so ignore any c</w:t>
      </w:r>
      <w:r w:rsidR="00000000">
        <w:rPr>
          <w:noProof/>
        </w:rPr>
        <w:t xml:space="preserve">hanges I made </w:t>
      </w:r>
      <w:r w:rsidR="00000000">
        <w:rPr>
          <w:noProof/>
        </w:rPr>
        <w:t>to these ear</w:t>
      </w:r>
      <w:r w:rsidR="00000000">
        <w:rPr>
          <w:noProof/>
        </w:rPr>
        <w:t>lier.  if it is not the corr</w:t>
      </w:r>
      <w:r w:rsidR="00000000">
        <w:rPr>
          <w:noProof/>
        </w:rPr>
        <w:t xml:space="preserve">ect format </w:t>
      </w:r>
      <w:r w:rsidR="00000000">
        <w:rPr>
          <w:noProof/>
        </w:rPr>
        <w:t>c</w:t>
      </w:r>
      <w:r w:rsidR="00000000">
        <w:rPr>
          <w:noProof/>
        </w:rPr>
        <w:t>hange it global</w:t>
      </w:r>
      <w:r w:rsidR="00000000">
        <w:rPr>
          <w:noProof/>
        </w:rPr>
        <w:t>y of the space</w:t>
      </w:r>
      <w:r w:rsidR="00000000">
        <w:rPr>
          <w:noProof/>
        </w:rPr>
        <w:t>(s) after the section number from 2 to 1.</w:t>
      </w:r>
    </w:p>
  </w:comment>
  <w:comment w:id="836" w:author="Shane Gaither" w:date="2026-08-18T21:37:00Z" w:initials="SG">
    <w:p w14:paraId="390391B1" w14:textId="0EEC6B06" w:rsidR="00E60C21" w:rsidRPr="00E60C21" w:rsidRDefault="00E60C21" w:rsidP="00E60C21">
      <w:pPr>
        <w:pStyle w:val="CommentText"/>
      </w:pPr>
      <w:r>
        <w:rPr>
          <w:rStyle w:val="CommentReference"/>
        </w:rPr>
        <w:annotationRef/>
      </w:r>
      <w:r w:rsidRPr="00E60C21">
        <w:t>Insert appendixes.  Take from working v2</w:t>
      </w:r>
      <w:r w:rsidR="00000000">
        <w:rPr>
          <w:noProof/>
        </w:rPr>
        <w:t xml:space="preserve">.2.5 </w:t>
      </w:r>
      <w:r w:rsidRPr="00E60C21">
        <w:t xml:space="preserve">and copy applicable appendixes </w:t>
      </w:r>
    </w:p>
    <w:p w14:paraId="70B4D303" w14:textId="58F9020D" w:rsidR="00E60C21" w:rsidRDefault="00E60C2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4EC6C" w15:done="0"/>
  <w15:commentEx w15:paraId="4ADCA971" w15:done="0"/>
  <w15:commentEx w15:paraId="7367EDCE" w15:done="0"/>
  <w15:commentEx w15:paraId="692AA7E4" w15:done="0"/>
  <w15:commentEx w15:paraId="22BBBE77" w15:done="0"/>
  <w15:commentEx w15:paraId="6582B2A7" w15:done="0"/>
  <w15:commentEx w15:paraId="7870E075" w15:done="0"/>
  <w15:commentEx w15:paraId="70B4D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CB9A4" w16cex:dateUtc="2026-08-18T21:26:00Z"/>
  <w16cex:commentExtensible w16cex:durableId="693B1837" w16cex:dateUtc="2026-08-18T23:12:00Z"/>
  <w16cex:commentExtensible w16cex:durableId="10B4FC15" w16cex:dateUtc="2026-08-18T23:03:00Z"/>
  <w16cex:commentExtensible w16cex:durableId="6D59D7C9" w16cex:dateUtc="2026-08-18T23:10:00Z"/>
  <w16cex:commentExtensible w16cex:durableId="58644F57" w16cex:dateUtc="2026-08-19T02:15:00Z"/>
  <w16cex:commentExtensible w16cex:durableId="47A8C930" w16cex:dateUtc="2026-08-19T02:11:00Z"/>
  <w16cex:commentExtensible w16cex:durableId="335B691F" w16cex:dateUtc="2026-08-19T02:29:00Z"/>
  <w16cex:commentExtensible w16cex:durableId="592BDE2B" w16cex:dateUtc="2026-08-19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4EC6C" w16cid:durableId="311CB9A4"/>
  <w16cid:commentId w16cid:paraId="4ADCA971" w16cid:durableId="693B1837"/>
  <w16cid:commentId w16cid:paraId="7367EDCE" w16cid:durableId="10B4FC15"/>
  <w16cid:commentId w16cid:paraId="692AA7E4" w16cid:durableId="6D59D7C9"/>
  <w16cid:commentId w16cid:paraId="22BBBE77" w16cid:durableId="58644F57"/>
  <w16cid:commentId w16cid:paraId="6582B2A7" w16cid:durableId="47A8C930"/>
  <w16cid:commentId w16cid:paraId="7870E075" w16cid:durableId="335B691F"/>
  <w16cid:commentId w16cid:paraId="70B4D303" w16cid:durableId="592BDE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E2CD" w14:textId="77777777" w:rsidR="003E1632" w:rsidRDefault="003E1632">
      <w:pPr>
        <w:spacing w:after="0" w:line="240" w:lineRule="auto"/>
      </w:pPr>
      <w:r>
        <w:separator/>
      </w:r>
    </w:p>
  </w:endnote>
  <w:endnote w:type="continuationSeparator" w:id="0">
    <w:p w14:paraId="029C381E" w14:textId="77777777" w:rsidR="003E1632" w:rsidRDefault="003E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80FA" w14:textId="77777777" w:rsidR="00E51085" w:rsidRDefault="00000000">
    <w:pPr>
      <w:pStyle w:val="Footer"/>
      <w:jc w:val="center"/>
    </w:pPr>
    <w:r>
      <w:rPr>
        <w:sz w:val="16"/>
      </w:rPr>
      <w:fldChar w:fldCharType="begin"/>
    </w:r>
    <w:r>
      <w:rPr>
        <w:sz w:val="16"/>
      </w:rPr>
      <w:instrText xml:space="preserve"> PAGE </w:instrText>
    </w:r>
    <w:r>
      <w:rPr>
        <w:sz w:val="16"/>
      </w:rPr>
      <w:fldChar w:fldCharType="separate"/>
    </w:r>
    <w:r w:rsidR="000E0AE0">
      <w:rPr>
        <w:noProof/>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7407" w14:textId="77777777" w:rsidR="003515BF" w:rsidRDefault="00000000">
    <w:pPr>
      <w:pStyle w:val="Footer"/>
      <w:jc w:val="center"/>
    </w:pPr>
    <w:r>
      <w:fldChar w:fldCharType="begin"/>
    </w:r>
    <w:r>
      <w:instrText xml:space="preserve"> PAGE </w:instrText>
    </w:r>
    <w:r>
      <w:fldChar w:fldCharType="separate"/>
    </w:r>
    <w:r w:rsidR="007A19BD">
      <w:rPr>
        <w:noProof/>
      </w:rPr>
      <w:t>53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34A6" w14:textId="77777777" w:rsidR="003E1632" w:rsidRDefault="003E1632">
      <w:pPr>
        <w:spacing w:after="0" w:line="240" w:lineRule="auto"/>
      </w:pPr>
      <w:r>
        <w:separator/>
      </w:r>
    </w:p>
  </w:footnote>
  <w:footnote w:type="continuationSeparator" w:id="0">
    <w:p w14:paraId="5C3D521D" w14:textId="77777777" w:rsidR="003E1632" w:rsidRDefault="003E1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F371" w14:textId="77777777" w:rsidR="00E51085" w:rsidRDefault="00000000">
    <w:pPr>
      <w:pStyle w:val="Header"/>
      <w:jc w:val="right"/>
    </w:pPr>
    <w:r>
      <w:rPr>
        <w:i/>
        <w:sz w:val="16"/>
      </w:rPr>
      <w:t>LLM User Manual — Beginner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4B4F" w14:textId="77777777" w:rsidR="003515BF" w:rsidRDefault="00000000">
    <w:pPr>
      <w:pStyle w:val="Header"/>
    </w:pPr>
    <w:r>
      <w:rPr>
        <w:sz w:val="18"/>
      </w:rPr>
      <w:t>LLM User Manual — Daily / Personal User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325858">
    <w:abstractNumId w:val="8"/>
  </w:num>
  <w:num w:numId="2" w16cid:durableId="154565494">
    <w:abstractNumId w:val="6"/>
  </w:num>
  <w:num w:numId="3" w16cid:durableId="288753806">
    <w:abstractNumId w:val="5"/>
  </w:num>
  <w:num w:numId="4" w16cid:durableId="412363546">
    <w:abstractNumId w:val="4"/>
  </w:num>
  <w:num w:numId="5" w16cid:durableId="487743415">
    <w:abstractNumId w:val="7"/>
  </w:num>
  <w:num w:numId="6" w16cid:durableId="1596746429">
    <w:abstractNumId w:val="3"/>
  </w:num>
  <w:num w:numId="7" w16cid:durableId="1955672590">
    <w:abstractNumId w:val="2"/>
  </w:num>
  <w:num w:numId="8" w16cid:durableId="803086606">
    <w:abstractNumId w:val="1"/>
  </w:num>
  <w:num w:numId="9" w16cid:durableId="8216538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e Gaither">
    <w15:presenceInfo w15:providerId="None" w15:userId="Shane Gait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EDF"/>
    <w:rsid w:val="0006063C"/>
    <w:rsid w:val="000A472B"/>
    <w:rsid w:val="000B22AD"/>
    <w:rsid w:val="000E0AE0"/>
    <w:rsid w:val="000E7B53"/>
    <w:rsid w:val="0015074B"/>
    <w:rsid w:val="0017016B"/>
    <w:rsid w:val="00257520"/>
    <w:rsid w:val="002578B5"/>
    <w:rsid w:val="0029639D"/>
    <w:rsid w:val="00326F90"/>
    <w:rsid w:val="003515BF"/>
    <w:rsid w:val="00395357"/>
    <w:rsid w:val="003B077D"/>
    <w:rsid w:val="003E1632"/>
    <w:rsid w:val="00403725"/>
    <w:rsid w:val="0057065E"/>
    <w:rsid w:val="00584D7A"/>
    <w:rsid w:val="005A05DE"/>
    <w:rsid w:val="00626213"/>
    <w:rsid w:val="006A1F0B"/>
    <w:rsid w:val="006E4047"/>
    <w:rsid w:val="006F5894"/>
    <w:rsid w:val="00725483"/>
    <w:rsid w:val="007A19BD"/>
    <w:rsid w:val="00800F71"/>
    <w:rsid w:val="00803E5A"/>
    <w:rsid w:val="00855DEC"/>
    <w:rsid w:val="008A6BCF"/>
    <w:rsid w:val="008B22D1"/>
    <w:rsid w:val="00A26C9A"/>
    <w:rsid w:val="00A86B98"/>
    <w:rsid w:val="00AA1D8D"/>
    <w:rsid w:val="00AD5DB8"/>
    <w:rsid w:val="00B1322E"/>
    <w:rsid w:val="00B47730"/>
    <w:rsid w:val="00C073A1"/>
    <w:rsid w:val="00C3303E"/>
    <w:rsid w:val="00CB0664"/>
    <w:rsid w:val="00D17BAD"/>
    <w:rsid w:val="00E3693D"/>
    <w:rsid w:val="00E51085"/>
    <w:rsid w:val="00ED65FC"/>
    <w:rsid w:val="00F719EA"/>
    <w:rsid w:val="00F963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A2D81"/>
  <w14:defaultImageDpi w14:val="300"/>
  <w15:docId w15:val="{AA08275F-6948-4629-812C-885470695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72B"/>
    <w:pPr>
      <w:spacing w:after="120" w:line="269" w:lineRule="auto"/>
    </w:pPr>
    <w:rPr>
      <w:rFonts w:ascii="Aptos" w:hAnsi="Aptos"/>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Idea">
    <w:name w:val="Main Idea"/>
    <w:pPr>
      <w:spacing w:before="100" w:after="140"/>
      <w:ind w:left="317" w:right="216"/>
    </w:pPr>
    <w:rPr>
      <w:rFonts w:ascii="Aptos" w:hAnsi="Aptos"/>
      <w:i/>
    </w:rPr>
  </w:style>
  <w:style w:type="paragraph" w:customStyle="1" w:styleId="Callout">
    <w:name w:val="Callout"/>
    <w:pPr>
      <w:spacing w:before="80" w:after="120"/>
      <w:ind w:left="317"/>
    </w:pPr>
    <w:rPr>
      <w:rFonts w:ascii="Aptos" w:hAnsi="Aptos"/>
      <w:sz w:val="21"/>
    </w:rPr>
  </w:style>
  <w:style w:type="paragraph" w:customStyle="1" w:styleId="CodePrompt">
    <w:name w:val="Code Prompt"/>
    <w:pPr>
      <w:spacing w:before="60" w:after="120"/>
      <w:ind w:left="403" w:right="216"/>
    </w:pPr>
    <w:rPr>
      <w:rFonts w:ascii="Consolas" w:hAnsi="Consolas"/>
      <w:sz w:val="19"/>
    </w:rPr>
  </w:style>
  <w:style w:type="paragraph" w:customStyle="1" w:styleId="SmallNote">
    <w:name w:val="Small Note"/>
    <w:pPr>
      <w:spacing w:after="80"/>
    </w:pPr>
    <w:rPr>
      <w:rFonts w:ascii="Aptos" w:hAnsi="Aptos"/>
      <w:i/>
      <w:sz w:val="18"/>
    </w:rPr>
  </w:style>
  <w:style w:type="paragraph" w:styleId="Revision">
    <w:name w:val="Revision"/>
    <w:hidden/>
    <w:uiPriority w:val="99"/>
    <w:semiHidden/>
    <w:rsid w:val="000E0AE0"/>
    <w:pPr>
      <w:spacing w:after="0" w:line="240" w:lineRule="auto"/>
    </w:pPr>
    <w:rPr>
      <w:rFonts w:ascii="Aptos" w:hAnsi="Aptos"/>
    </w:rPr>
  </w:style>
  <w:style w:type="character" w:styleId="CommentReference">
    <w:name w:val="annotation reference"/>
    <w:basedOn w:val="DefaultParagraphFont"/>
    <w:uiPriority w:val="99"/>
    <w:semiHidden/>
    <w:unhideWhenUsed/>
    <w:rsid w:val="000E0AE0"/>
    <w:rPr>
      <w:sz w:val="16"/>
      <w:szCs w:val="16"/>
    </w:rPr>
  </w:style>
  <w:style w:type="paragraph" w:styleId="CommentText">
    <w:name w:val="annotation text"/>
    <w:basedOn w:val="Normal"/>
    <w:link w:val="CommentTextChar"/>
    <w:uiPriority w:val="99"/>
    <w:semiHidden/>
    <w:unhideWhenUsed/>
    <w:rsid w:val="000E0AE0"/>
    <w:pPr>
      <w:spacing w:line="240" w:lineRule="auto"/>
    </w:pPr>
    <w:rPr>
      <w:sz w:val="20"/>
      <w:szCs w:val="20"/>
    </w:rPr>
  </w:style>
  <w:style w:type="character" w:customStyle="1" w:styleId="CommentTextChar">
    <w:name w:val="Comment Text Char"/>
    <w:basedOn w:val="DefaultParagraphFont"/>
    <w:link w:val="CommentText"/>
    <w:uiPriority w:val="99"/>
    <w:semiHidden/>
    <w:rsid w:val="000E0AE0"/>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0AE0"/>
    <w:rPr>
      <w:b/>
      <w:bCs/>
    </w:rPr>
  </w:style>
  <w:style w:type="character" w:customStyle="1" w:styleId="CommentSubjectChar">
    <w:name w:val="Comment Subject Char"/>
    <w:basedOn w:val="CommentTextChar"/>
    <w:link w:val="CommentSubject"/>
    <w:uiPriority w:val="99"/>
    <w:semiHidden/>
    <w:rsid w:val="000E0AE0"/>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rivacy.anthropic.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openai.com/consumer-privacy/" TargetMode="External"/><Relationship Id="rId17" Type="http://schemas.openxmlformats.org/officeDocument/2006/relationships/hyperlink" Target="https://x.ai/legal/privacy-polic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erplexity.ai/help-center/en/articles/11564572-data-collection-at-perplexity.html" TargetMode="External"/><Relationship Id="rId20" Type="http://schemas.openxmlformats.org/officeDocument/2006/relationships/hyperlink" Target="https://openai.com/academy/proj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support.microsoft.com/en-us/microsoft-copilot/microsoft-copilot-privacy-controls"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google.com/gemini/answer/13278892"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91</Pages>
  <Words>29618</Words>
  <Characters>168824</Characters>
  <Application>Microsoft Office Word</Application>
  <DocSecurity>0</DocSecurity>
  <Lines>1406</Lines>
  <Paragraphs>396</Paragraphs>
  <ScaleCrop>false</ScaleCrop>
  <HeadingPairs>
    <vt:vector size="2" baseType="variant">
      <vt:variant>
        <vt:lpstr>Title</vt:lpstr>
      </vt:variant>
      <vt:variant>
        <vt:i4>1</vt:i4>
      </vt:variant>
    </vt:vector>
  </HeadingPairs>
  <TitlesOfParts>
    <vt:vector size="1" baseType="lpstr">
      <vt:lpstr>LLM User Manual — Beginner</vt:lpstr>
    </vt:vector>
  </TitlesOfParts>
  <Manager/>
  <Company/>
  <LinksUpToDate>false</LinksUpToDate>
  <CharactersWithSpaces>198046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User Manual — Beginner</dc:title>
  <dc:subject>Practical LLM use, control, verification, and human judgment</dc:subject>
  <dc:creator>Shane E. Gaither</dc:creator>
  <cp:keywords/>
  <dc:description>Draft manuscript derived from LLM-Use-Field-Manual-v1.10.10 and the ratified LLM Manual Volumes project architecture.</dc:description>
  <cp:lastModifiedBy>Shane Gaither</cp:lastModifiedBy>
  <cp:revision>3</cp:revision>
  <dcterms:created xsi:type="dcterms:W3CDTF">2026-08-18T23:00:00Z</dcterms:created>
  <dcterms:modified xsi:type="dcterms:W3CDTF">2026-08-18T23:14:00Z</dcterms:modified>
  <cp:category/>
</cp:coreProperties>
</file>